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6F9FF">
      <w:r>
        <mc:AlternateContent>
          <mc:Choice Requires="wpg">
            <w:drawing>
              <wp:anchor distT="0" distB="0" distL="114300" distR="114300" simplePos="0" relativeHeight="251659264" behindDoc="0" locked="0" layoutInCell="1" allowOverlap="1">
                <wp:simplePos x="0" y="0"/>
                <wp:positionH relativeFrom="page">
                  <wp:posOffset>428625</wp:posOffset>
                </wp:positionH>
                <wp:positionV relativeFrom="margin">
                  <wp:posOffset>-1169670</wp:posOffset>
                </wp:positionV>
                <wp:extent cx="228600" cy="10403205"/>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pPr>
                                  <w:spacing w:after="0" w:line="240" w:lineRule="auto"/>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pPr>
                                  <w:spacing w:after="0" w:line="240" w:lineRule="auto"/>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pPr>
                                  <w:spacing w:after="0" w:line="240" w:lineRule="auto"/>
                                </w:pPr>
                              </w:p>
                            </w:txbxContent>
                          </wps:txbx>
                          <wps:bodyPr spcFirstLastPara="1" wrap="square" lIns="91425" tIns="91425" rIns="91425" bIns="91425" anchor="ctr" anchorCtr="0">
                            <a:noAutofit/>
                          </wps:bodyPr>
                        </wps:wsp>
                      </wpg:grpSp>
                    </wpg:wgp>
                  </a:graphicData>
                </a:graphic>
              </wp:anchor>
            </w:drawing>
          </mc:Choice>
          <mc:Fallback>
            <w:pict>
              <v:group id="_x0000_s1026" o:spid="_x0000_s1026" o:spt="203" style="position:absolute;left:0pt;margin-left:33.75pt;margin-top:-92.1pt;height:819.15pt;width:18pt;mso-position-horizontal-relative:page;mso-position-vertical-relative:margin;z-index:251659264;mso-width-relative:page;mso-height-relative:page;" coordorigin="5231700,0" coordsize="228600,7560000" o:gfxdata="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B6z9WY2wAAAAwBAAAPAAAAAAAAAAEAIAAAACIAAABkcnMvZG93&#10;bnJldi54bWxQSwECFAAUAAAACACHTuJAlKsqBeECAACoCgAADgAAAAAAAAABACAAAAAqAQAAZHJz&#10;L2Uyb0RvYy54bWxQSwUGAAAAAAYABgBZAQAAfQYAAAAA&#10;">
                <o:lock v:ext="edit" aspectratio="f"/>
                <v:group id="_x0000_s1026" o:spid="_x0000_s1026" o:spt="203" style="position:absolute;left:5231700;top:0;height:7560000;width:228600;" coordsize="228600,9144000" o:gfxdata="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JFAS+XBAAAA4gAAAA8AAAAAAAAAAQAgAAAAIgAAAGRycy9kb3ducmV2&#10;LnhtbFBLAQIUABQAAAAIAIdO4kAzLwWeOwAAADkAAAAVAAAAAAAAAAEAIAAAABABAABkcnMvZ3Jv&#10;dXBzaGFwZXhtbC54bWxQSwUGAAAAAAYABgBgAQAAzQMAAAAA&#10;">
                  <o:lock v:ext="edit" aspectratio="f"/>
                  <v:rect id="_x0000_s1026" o:spid="_x0000_s1026" o:spt="1" style="position:absolute;left:0;top:0;height:9144000;width:228600;v-text-anchor:middle;" filled="f" stroked="f" coordsize="21600,21600" o:gfxdata="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v/CK/&#10;AAAA4wAAAA8AAAAAAAAAAQAgAAAAIgAAAGRycy9kb3ducmV2LnhtbFBLAQIUABQAAAAIAIdO4kAz&#10;LwWeOwAAADkAAAAQAAAAAAAAAAEAIAAAAA4BAABkcnMvc2hhcGV4bWwueG1sUEsFBgAAAAAGAAYA&#10;WwEAALgDAAAAAA==&#10;">
                    <v:fill on="f" focussize="0,0"/>
                    <v:stroke on="f"/>
                    <v:imagedata o:title=""/>
                    <o:lock v:ext="edit" aspectratio="f"/>
                    <v:textbox inset="7.1988188976378pt,7.1988188976378pt,7.1988188976378pt,7.1988188976378pt">
                      <w:txbxContent>
                        <w:p w14:paraId="41DD614A">
                          <w:pPr>
                            <w:spacing w:after="0" w:line="240" w:lineRule="auto"/>
                          </w:pPr>
                        </w:p>
                      </w:txbxContent>
                    </v:textbox>
                  </v:rect>
                  <v:rect id="_x0000_s1026" o:spid="_x0000_s1026" o:spt="1" style="position:absolute;left:0;top:0;height:8782050;width:228600;v-text-anchor:middle;" fillcolor="#E97132 [3205]" filled="t" stroked="f" coordsize="21600,21600" o:gfxdata="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8YwMMQAAADiAAAADwAAAAAAAAABACAAAAAiAAAAZHJzL2Rvd25yZXYueG1sUEsBAhQAFAAAAAgA&#10;h07iQDMvBZ47AAAAOQAAABAAAAAAAAAAAQAgAAAAEwEAAGRycy9zaGFwZXhtbC54bWxQSwUGAAAA&#10;AAYABgBbAQAAvQMAAAAA&#10;">
                    <v:fill on="t" focussize="0,0"/>
                    <v:stroke on="f"/>
                    <v:imagedata o:title=""/>
                    <o:lock v:ext="edit" aspectratio="f"/>
                    <v:textbox inset="7.1988188976378pt,7.1988188976378pt,7.1988188976378pt,7.1988188976378pt">
                      <w:txbxContent>
                        <w:p w14:paraId="05B83197">
                          <w:pPr>
                            <w:spacing w:after="0" w:line="240" w:lineRule="auto"/>
                          </w:pPr>
                        </w:p>
                      </w:txbxContent>
                    </v:textbox>
                  </v:rect>
                  <v:rect id="_x0000_s1026" o:spid="_x0000_s1026" o:spt="1" style="position:absolute;left:0;top:8915400;height:228600;width:228600;v-text-anchor:middle;" fillcolor="#156082 [3204]" filled="t" stroked="f" coordsize="21600,21600" o:gfxdata="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yH&#10;0TnCAAAA4gAAAA8AAAAAAAAAAQAgAAAAIgAAAGRycy9kb3ducmV2LnhtbFBLAQIUABQAAAAIAIdO&#10;4kAzLwWeOwAAADkAAAAQAAAAAAAAAAEAIAAAABEBAABkcnMvc2hhcGV4bWwueG1sUEsFBgAAAAAG&#10;AAYAWwEAALsDAAAAAA==&#10;">
                    <v:fill on="t" focussize="0,0"/>
                    <v:stroke on="f"/>
                    <v:imagedata o:title=""/>
                    <o:lock v:ext="edit" aspectratio="f"/>
                    <v:textbox inset="7.1988188976378pt,7.1988188976378pt,7.1988188976378pt,7.1988188976378pt">
                      <w:txbxContent>
                        <w:p w14:paraId="405A72B8">
                          <w:pPr>
                            <w:spacing w:after="0" w:line="240" w:lineRule="auto"/>
                          </w:pPr>
                        </w:p>
                      </w:txbxContent>
                    </v:textbox>
                  </v:rect>
                </v:group>
              </v:group>
            </w:pict>
          </mc:Fallback>
        </mc:AlternateContent>
      </w:r>
      <w:r>
        <w:drawing>
          <wp:anchor distT="0" distB="0" distL="114300" distR="114300" simplePos="0" relativeHeight="251660288" behindDoc="0" locked="0" layoutInCell="1" allowOverlap="1">
            <wp:simplePos x="0" y="0"/>
            <wp:positionH relativeFrom="margin">
              <wp:posOffset>4174490</wp:posOffset>
            </wp:positionH>
            <wp:positionV relativeFrom="margin">
              <wp:posOffset>-275590</wp:posOffset>
            </wp:positionV>
            <wp:extent cx="2206625" cy="762000"/>
            <wp:effectExtent l="0" t="0" r="0" b="0"/>
            <wp:wrapSquare wrapText="bothSides"/>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1728545883" name="image1.png" descr="A logo for college computing&#10;&#10;Description automatically generated"/>
                    <pic:cNvPicPr preferRelativeResize="0"/>
                  </pic:nvPicPr>
                  <pic:blipFill>
                    <a:blip r:embed="rId8"/>
                    <a:srcRect/>
                    <a:stretch>
                      <a:fillRect/>
                    </a:stretch>
                  </pic:blipFill>
                  <pic:spPr>
                    <a:xfrm>
                      <a:off x="0" y="0"/>
                      <a:ext cx="2206625" cy="762000"/>
                    </a:xfrm>
                    <a:prstGeom prst="rect">
                      <a:avLst/>
                    </a:prstGeom>
                  </pic:spPr>
                </pic:pic>
              </a:graphicData>
            </a:graphic>
          </wp:anchor>
        </w:drawing>
      </w:r>
    </w:p>
    <w:p w14:paraId="5311A073">
      <w:pPr>
        <w:rPr>
          <w:b/>
          <w:color w:val="156082"/>
          <w:sz w:val="36"/>
          <w:szCs w:val="36"/>
        </w:rPr>
      </w:pPr>
      <w:r>
        <w:rPr>
          <w:b/>
          <w:color w:val="156082"/>
          <w:sz w:val="36"/>
          <w:szCs w:val="36"/>
        </w:rPr>
        <w:t>Assessment Cover Page</w:t>
      </w:r>
    </w:p>
    <w:tbl>
      <w:tblPr>
        <w:tblStyle w:val="13"/>
        <w:tblW w:w="90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56"/>
        <w:gridCol w:w="5759"/>
      </w:tblGrid>
      <w:tr w14:paraId="465F2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56" w:type="dxa"/>
            <w:tcBorders>
              <w:top w:val="nil"/>
              <w:left w:val="nil"/>
              <w:bottom w:val="nil"/>
              <w:right w:val="nil"/>
            </w:tcBorders>
          </w:tcPr>
          <w:p w14:paraId="73CF715E">
            <w:pPr>
              <w:spacing w:line="480" w:lineRule="auto"/>
              <w:rPr>
                <w:ins w:id="0" w:author="naomie mboma" w:date="2026-04-19T22:07:00Z"/>
                <w:i/>
                <w:color w:val="156082"/>
                <w:sz w:val="32"/>
                <w:szCs w:val="32"/>
              </w:rPr>
            </w:pPr>
            <w:r>
              <w:rPr>
                <w:i/>
                <w:color w:val="156082"/>
                <w:sz w:val="32"/>
                <w:szCs w:val="32"/>
              </w:rPr>
              <w:t>Student Full Name</w:t>
            </w:r>
          </w:p>
          <w:p w14:paraId="5387232B">
            <w:pPr>
              <w:spacing w:line="480" w:lineRule="auto"/>
              <w:rPr>
                <w:i/>
                <w:color w:val="156082"/>
                <w:sz w:val="32"/>
                <w:szCs w:val="32"/>
              </w:rPr>
            </w:pPr>
            <w:ins w:id="1" w:author="Сергей" w:date="2026-10-14T10:42:02Z">
              <w:r>
                <w:rPr>
                  <w:rFonts w:hint="default"/>
                  <w:i w:val="0"/>
                  <w:iCs/>
                  <w:color w:val="0E2841" w:themeColor="text2"/>
                  <w:sz w:val="32"/>
                  <w:szCs w:val="32"/>
                  <w:u w:val="none"/>
                  <w:lang w:val="en-US"/>
                  <w:rPrChange w:id="2" w:author="Сергей" w:date="2026-10-14T10:45:23Z">
                    <w:rPr>
                      <w:rFonts w:hint="default"/>
                      <w:i/>
                      <w:color w:val="156082"/>
                      <w:sz w:val="32"/>
                      <w:szCs w:val="32"/>
                      <w:lang w:val="en-US"/>
                    </w:rPr>
                  </w:rPrChange>
                  <w14:textFill>
                    <w14:solidFill>
                      <w14:schemeClr w14:val="tx2"/>
                    </w14:solidFill>
                  </w14:textFill>
                </w:rPr>
                <w:t>Serg</w:t>
              </w:r>
            </w:ins>
            <w:ins w:id="3" w:author="Сергей" w:date="2026-10-14T10:42:03Z">
              <w:r>
                <w:rPr>
                  <w:rFonts w:hint="default"/>
                  <w:i w:val="0"/>
                  <w:iCs/>
                  <w:color w:val="0E2841" w:themeColor="text2"/>
                  <w:sz w:val="32"/>
                  <w:szCs w:val="32"/>
                  <w:u w:val="none"/>
                  <w:lang w:val="en-US"/>
                  <w:rPrChange w:id="4" w:author="Сергей" w:date="2026-10-14T10:45:23Z">
                    <w:rPr>
                      <w:rFonts w:hint="default"/>
                      <w:i/>
                      <w:color w:val="156082"/>
                      <w:sz w:val="32"/>
                      <w:szCs w:val="32"/>
                      <w:lang w:val="en-US"/>
                    </w:rPr>
                  </w:rPrChange>
                  <w14:textFill>
                    <w14:solidFill>
                      <w14:schemeClr w14:val="tx2"/>
                    </w14:solidFill>
                  </w14:textFill>
                </w:rPr>
                <w:t xml:space="preserve">ii </w:t>
              </w:r>
            </w:ins>
            <w:ins w:id="5" w:author="Сергей" w:date="2026-10-14T10:42:04Z">
              <w:r>
                <w:rPr>
                  <w:rFonts w:hint="default"/>
                  <w:i w:val="0"/>
                  <w:iCs/>
                  <w:color w:val="0E2841" w:themeColor="text2"/>
                  <w:sz w:val="32"/>
                  <w:szCs w:val="32"/>
                  <w:u w:val="none"/>
                  <w:lang w:val="en-US"/>
                  <w:rPrChange w:id="6" w:author="Сергей" w:date="2026-10-14T10:45:23Z">
                    <w:rPr>
                      <w:rFonts w:hint="default"/>
                      <w:i/>
                      <w:color w:val="156082"/>
                      <w:sz w:val="32"/>
                      <w:szCs w:val="32"/>
                      <w:lang w:val="en-US"/>
                    </w:rPr>
                  </w:rPrChange>
                  <w14:textFill>
                    <w14:solidFill>
                      <w14:schemeClr w14:val="tx2"/>
                    </w14:solidFill>
                  </w14:textFill>
                </w:rPr>
                <w:t>Uru</w:t>
              </w:r>
            </w:ins>
            <w:ins w:id="7" w:author="Сергей" w:date="2026-10-14T10:42:05Z">
              <w:r>
                <w:rPr>
                  <w:rFonts w:hint="default"/>
                  <w:i w:val="0"/>
                  <w:iCs/>
                  <w:color w:val="0E2841" w:themeColor="text2"/>
                  <w:sz w:val="32"/>
                  <w:szCs w:val="32"/>
                  <w:u w:val="none"/>
                  <w:lang w:val="en-US"/>
                  <w:rPrChange w:id="8" w:author="Сергей" w:date="2026-10-14T10:45:23Z">
                    <w:rPr>
                      <w:rFonts w:hint="default"/>
                      <w:i/>
                      <w:color w:val="156082"/>
                      <w:sz w:val="32"/>
                      <w:szCs w:val="32"/>
                      <w:lang w:val="en-US"/>
                    </w:rPr>
                  </w:rPrChange>
                  <w14:textFill>
                    <w14:solidFill>
                      <w14:schemeClr w14:val="tx2"/>
                    </w14:solidFill>
                  </w14:textFill>
                </w:rPr>
                <w:t>s</w:t>
              </w:r>
            </w:ins>
            <w:ins w:id="9" w:author="naomie mboma" w:date="2026-04-19T22:07:00Z">
              <w:del w:id="10" w:author="Сергей" w:date="2026-10-14T10:42:00Z">
                <w:r>
                  <w:rPr>
                    <w:i/>
                    <w:color w:val="156082"/>
                    <w:sz w:val="32"/>
                    <w:szCs w:val="32"/>
                  </w:rPr>
                  <w:delText>N</w:delText>
                </w:r>
              </w:del>
            </w:ins>
            <w:ins w:id="11" w:author="naomie mboma" w:date="2026-04-19T22:07:00Z">
              <w:del w:id="12" w:author="Сергей" w:date="2026-10-14T10:41:59Z">
                <w:r>
                  <w:rPr>
                    <w:i/>
                    <w:color w:val="156082"/>
                    <w:sz w:val="32"/>
                    <w:szCs w:val="32"/>
                  </w:rPr>
                  <w:delText>aomi</w:delText>
                </w:r>
              </w:del>
            </w:ins>
            <w:ins w:id="13" w:author="naomie mboma" w:date="2026-04-19T22:07:00Z">
              <w:del w:id="14" w:author="Сергей" w:date="2026-10-14T10:41:58Z">
                <w:r>
                  <w:rPr>
                    <w:i/>
                    <w:color w:val="156082"/>
                    <w:sz w:val="32"/>
                    <w:szCs w:val="32"/>
                  </w:rPr>
                  <w:delText>e Mb</w:delText>
                </w:r>
              </w:del>
            </w:ins>
            <w:ins w:id="15" w:author="naomie mboma" w:date="2026-04-19T22:07:00Z">
              <w:del w:id="16" w:author="Сергей" w:date="2026-10-14T10:41:57Z">
                <w:r>
                  <w:rPr>
                    <w:i/>
                    <w:color w:val="156082"/>
                    <w:sz w:val="32"/>
                    <w:szCs w:val="32"/>
                  </w:rPr>
                  <w:delText>o</w:delText>
                </w:r>
              </w:del>
            </w:ins>
            <w:ins w:id="17" w:author="naomie mboma" w:date="2026-04-19T22:07:00Z">
              <w:del w:id="18" w:author="Сергей" w:date="2026-10-14T10:41:55Z">
                <w:r>
                  <w:rPr>
                    <w:i/>
                    <w:color w:val="156082"/>
                    <w:sz w:val="32"/>
                    <w:szCs w:val="32"/>
                  </w:rPr>
                  <w:delText>ma</w:delText>
                </w:r>
              </w:del>
            </w:ins>
          </w:p>
        </w:tc>
        <w:tc>
          <w:tcPr>
            <w:tcW w:w="5759" w:type="dxa"/>
            <w:tcBorders>
              <w:top w:val="nil"/>
              <w:left w:val="nil"/>
              <w:bottom w:val="nil"/>
              <w:right w:val="nil"/>
            </w:tcBorders>
          </w:tcPr>
          <w:p w14:paraId="025D0A42">
            <w:pPr>
              <w:spacing w:line="480" w:lineRule="auto"/>
              <w:rPr>
                <w:color w:val="000000"/>
                <w:sz w:val="32"/>
                <w:szCs w:val="32"/>
              </w:rPr>
            </w:pPr>
          </w:p>
        </w:tc>
      </w:tr>
      <w:tr w14:paraId="48CAC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56" w:type="dxa"/>
            <w:tcBorders>
              <w:top w:val="nil"/>
              <w:left w:val="nil"/>
              <w:bottom w:val="nil"/>
              <w:right w:val="nil"/>
            </w:tcBorders>
          </w:tcPr>
          <w:p w14:paraId="0F719F91">
            <w:pPr>
              <w:spacing w:line="480" w:lineRule="auto"/>
              <w:rPr>
                <w:ins w:id="19" w:author="naomie mboma" w:date="2026-04-19T22:07:00Z"/>
                <w:i/>
                <w:color w:val="156082"/>
                <w:sz w:val="32"/>
                <w:szCs w:val="32"/>
              </w:rPr>
            </w:pPr>
            <w:r>
              <w:rPr>
                <w:i/>
                <w:color w:val="156082"/>
                <w:sz w:val="32"/>
                <w:szCs w:val="32"/>
              </w:rPr>
              <w:t>Student Number</w:t>
            </w:r>
          </w:p>
          <w:p w14:paraId="4C519E27">
            <w:pPr>
              <w:spacing w:line="480" w:lineRule="auto"/>
              <w:rPr>
                <w:rFonts w:hint="default"/>
                <w:i/>
                <w:color w:val="156082"/>
                <w:sz w:val="32"/>
                <w:szCs w:val="32"/>
                <w:lang w:val="en-US"/>
              </w:rPr>
            </w:pPr>
            <w:ins w:id="20" w:author="Сергей" w:date="2026-10-14T10:47:58Z">
              <w:r>
                <w:rPr>
                  <w:rFonts w:hint="default"/>
                  <w:i w:val="0"/>
                  <w:iCs/>
                  <w:color w:val="0E2841" w:themeColor="text2"/>
                  <w:sz w:val="32"/>
                  <w:szCs w:val="32"/>
                  <w:lang w:val="en-US"/>
                  <w:rPrChange w:id="21" w:author="Сергей" w:date="2026-10-14T10:48:07Z">
                    <w:rPr>
                      <w:rFonts w:hint="default"/>
                      <w:i/>
                      <w:color w:val="156082"/>
                      <w:sz w:val="32"/>
                      <w:szCs w:val="32"/>
                      <w:lang w:val="en-US"/>
                    </w:rPr>
                  </w:rPrChange>
                  <w14:textFill>
                    <w14:solidFill>
                      <w14:schemeClr w14:val="tx2"/>
                    </w14:solidFill>
                  </w14:textFill>
                </w:rPr>
                <w:t>s</w:t>
              </w:r>
            </w:ins>
            <w:ins w:id="22" w:author="Сергей" w:date="2026-10-14T10:47:44Z">
              <w:r>
                <w:rPr>
                  <w:rFonts w:hint="default"/>
                  <w:i w:val="0"/>
                  <w:iCs/>
                  <w:color w:val="0E2841" w:themeColor="text2"/>
                  <w:sz w:val="32"/>
                  <w:szCs w:val="32"/>
                  <w:lang w:val="en-US"/>
                  <w:rPrChange w:id="23" w:author="Сергей" w:date="2026-10-14T10:48:07Z">
                    <w:rPr>
                      <w:rFonts w:hint="default"/>
                      <w:i/>
                      <w:color w:val="156082"/>
                      <w:sz w:val="32"/>
                      <w:szCs w:val="32"/>
                      <w:lang w:val="en-US"/>
                    </w:rPr>
                  </w:rPrChange>
                  <w14:textFill>
                    <w14:solidFill>
                      <w14:schemeClr w14:val="tx2"/>
                    </w14:solidFill>
                  </w14:textFill>
                </w:rPr>
                <w:t>b</w:t>
              </w:r>
            </w:ins>
            <w:ins w:id="24" w:author="Сергей" w:date="2026-10-14T10:47:46Z">
              <w:r>
                <w:rPr>
                  <w:rFonts w:hint="default"/>
                  <w:i w:val="0"/>
                  <w:iCs/>
                  <w:color w:val="0E2841" w:themeColor="text2"/>
                  <w:sz w:val="32"/>
                  <w:szCs w:val="32"/>
                  <w:lang w:val="en-US"/>
                  <w:rPrChange w:id="25" w:author="Сергей" w:date="2026-10-14T10:48:07Z">
                    <w:rPr>
                      <w:rFonts w:hint="default"/>
                      <w:i/>
                      <w:color w:val="156082"/>
                      <w:sz w:val="32"/>
                      <w:szCs w:val="32"/>
                      <w:lang w:val="en-US"/>
                    </w:rPr>
                  </w:rPrChange>
                  <w14:textFill>
                    <w14:solidFill>
                      <w14:schemeClr w14:val="tx2"/>
                    </w14:solidFill>
                  </w14:textFill>
                </w:rPr>
                <w:t>a2</w:t>
              </w:r>
            </w:ins>
            <w:ins w:id="26" w:author="Сергей" w:date="2026-10-14T10:47:47Z">
              <w:r>
                <w:rPr>
                  <w:rFonts w:hint="default"/>
                  <w:i w:val="0"/>
                  <w:iCs/>
                  <w:color w:val="0E2841" w:themeColor="text2"/>
                  <w:sz w:val="32"/>
                  <w:szCs w:val="32"/>
                  <w:lang w:val="en-US"/>
                  <w:rPrChange w:id="27" w:author="Сергей" w:date="2026-10-14T10:48:07Z">
                    <w:rPr>
                      <w:rFonts w:hint="default"/>
                      <w:i/>
                      <w:color w:val="156082"/>
                      <w:sz w:val="32"/>
                      <w:szCs w:val="32"/>
                      <w:lang w:val="en-US"/>
                    </w:rPr>
                  </w:rPrChange>
                  <w14:textFill>
                    <w14:solidFill>
                      <w14:schemeClr w14:val="tx2"/>
                    </w14:solidFill>
                  </w14:textFill>
                </w:rPr>
                <w:t>6</w:t>
              </w:r>
            </w:ins>
            <w:ins w:id="28" w:author="Сергей" w:date="2026-10-14T10:47:48Z">
              <w:r>
                <w:rPr>
                  <w:rFonts w:hint="default"/>
                  <w:i w:val="0"/>
                  <w:iCs/>
                  <w:color w:val="0E2841" w:themeColor="text2"/>
                  <w:sz w:val="32"/>
                  <w:szCs w:val="32"/>
                  <w:lang w:val="en-US"/>
                  <w:rPrChange w:id="29" w:author="Сергей" w:date="2026-10-14T10:48:07Z">
                    <w:rPr>
                      <w:rFonts w:hint="default"/>
                      <w:i/>
                      <w:color w:val="156082"/>
                      <w:sz w:val="32"/>
                      <w:szCs w:val="32"/>
                      <w:lang w:val="en-US"/>
                    </w:rPr>
                  </w:rPrChange>
                  <w14:textFill>
                    <w14:solidFill>
                      <w14:schemeClr w14:val="tx2"/>
                    </w14:solidFill>
                  </w14:textFill>
                </w:rPr>
                <w:t>2</w:t>
              </w:r>
            </w:ins>
            <w:ins w:id="30" w:author="Сергей" w:date="2026-10-14T10:47:49Z">
              <w:r>
                <w:rPr>
                  <w:rFonts w:hint="default"/>
                  <w:i w:val="0"/>
                  <w:iCs/>
                  <w:color w:val="0E2841" w:themeColor="text2"/>
                  <w:sz w:val="32"/>
                  <w:szCs w:val="32"/>
                  <w:lang w:val="en-US"/>
                  <w:rPrChange w:id="31" w:author="Сергей" w:date="2026-10-14T10:48:07Z">
                    <w:rPr>
                      <w:rFonts w:hint="default"/>
                      <w:i/>
                      <w:color w:val="156082"/>
                      <w:sz w:val="32"/>
                      <w:szCs w:val="32"/>
                      <w:lang w:val="en-US"/>
                    </w:rPr>
                  </w:rPrChange>
                  <w14:textFill>
                    <w14:solidFill>
                      <w14:schemeClr w14:val="tx2"/>
                    </w14:solidFill>
                  </w14:textFill>
                </w:rPr>
                <w:t>56</w:t>
              </w:r>
            </w:ins>
            <w:ins w:id="32" w:author="naomie mboma" w:date="2026-04-19T22:07:00Z">
              <w:del w:id="33" w:author="Сергей" w:date="2026-10-14T10:47:43Z">
                <w:r>
                  <w:rPr>
                    <w:i/>
                    <w:color w:val="156082"/>
                    <w:sz w:val="32"/>
                    <w:szCs w:val="32"/>
                  </w:rPr>
                  <w:delText>S</w:delText>
                </w:r>
              </w:del>
            </w:ins>
            <w:ins w:id="34" w:author="naomie mboma" w:date="2026-04-19T22:07:00Z">
              <w:del w:id="35" w:author="Сергей" w:date="2026-10-14T10:47:42Z">
                <w:r>
                  <w:rPr>
                    <w:i/>
                    <w:color w:val="156082"/>
                    <w:sz w:val="32"/>
                    <w:szCs w:val="32"/>
                  </w:rPr>
                  <w:delText>ba2</w:delText>
                </w:r>
              </w:del>
            </w:ins>
            <w:ins w:id="36" w:author="naomie mboma" w:date="2026-04-19T22:07:00Z">
              <w:del w:id="37" w:author="Сергей" w:date="2026-10-14T10:47:41Z">
                <w:r>
                  <w:rPr>
                    <w:i/>
                    <w:color w:val="156082"/>
                    <w:sz w:val="32"/>
                    <w:szCs w:val="32"/>
                  </w:rPr>
                  <w:delText>4440</w:delText>
                </w:r>
              </w:del>
            </w:ins>
          </w:p>
        </w:tc>
        <w:tc>
          <w:tcPr>
            <w:tcW w:w="5759" w:type="dxa"/>
            <w:tcBorders>
              <w:top w:val="nil"/>
              <w:left w:val="nil"/>
              <w:bottom w:val="nil"/>
              <w:right w:val="nil"/>
            </w:tcBorders>
          </w:tcPr>
          <w:p w14:paraId="722D23FE">
            <w:pPr>
              <w:spacing w:line="480" w:lineRule="auto"/>
              <w:rPr>
                <w:color w:val="000000"/>
                <w:sz w:val="32"/>
                <w:szCs w:val="32"/>
              </w:rPr>
            </w:pPr>
          </w:p>
        </w:tc>
      </w:tr>
      <w:tr w14:paraId="2E212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56" w:type="dxa"/>
            <w:tcBorders>
              <w:top w:val="nil"/>
              <w:left w:val="nil"/>
              <w:bottom w:val="nil"/>
              <w:right w:val="nil"/>
            </w:tcBorders>
          </w:tcPr>
          <w:p w14:paraId="32085BBF">
            <w:pPr>
              <w:spacing w:line="480" w:lineRule="auto"/>
              <w:rPr>
                <w:ins w:id="38" w:author="naomie mboma" w:date="2026-04-19T22:07:00Z"/>
                <w:i/>
                <w:color w:val="156082"/>
                <w:sz w:val="32"/>
                <w:szCs w:val="32"/>
              </w:rPr>
            </w:pPr>
            <w:r>
              <w:rPr>
                <w:i/>
                <w:color w:val="156082"/>
                <w:sz w:val="32"/>
                <w:szCs w:val="32"/>
              </w:rPr>
              <w:t>Module Title</w:t>
            </w:r>
          </w:p>
          <w:p w14:paraId="25760F1A">
            <w:pPr>
              <w:spacing w:line="480" w:lineRule="auto"/>
              <w:rPr>
                <w:i/>
                <w:color w:val="156082"/>
                <w:sz w:val="32"/>
                <w:szCs w:val="32"/>
              </w:rPr>
            </w:pPr>
            <w:ins w:id="39" w:author="Сергей" w:date="2026-10-14T10:50:00Z">
              <w:r>
                <w:rPr>
                  <w:rFonts w:hint="default"/>
                  <w:i w:val="0"/>
                  <w:iCs/>
                  <w:color w:val="0E2841" w:themeColor="text2"/>
                  <w:sz w:val="32"/>
                  <w:szCs w:val="32"/>
                  <w:lang w:val="en-US"/>
                  <w:rPrChange w:id="40" w:author="Сергей" w:date="2026-10-14T10:50:20Z">
                    <w:rPr>
                      <w:rFonts w:hint="default"/>
                      <w:i/>
                      <w:color w:val="156082"/>
                      <w:sz w:val="32"/>
                      <w:szCs w:val="32"/>
                      <w:lang w:val="en-US"/>
                    </w:rPr>
                  </w:rPrChange>
                  <w14:textFill>
                    <w14:solidFill>
                      <w14:schemeClr w14:val="tx2"/>
                    </w14:solidFill>
                  </w14:textFill>
                </w:rPr>
                <w:t>S</w:t>
              </w:r>
            </w:ins>
            <w:ins w:id="41" w:author="Сергей" w:date="2026-10-14T10:50:01Z">
              <w:r>
                <w:rPr>
                  <w:rFonts w:hint="default"/>
                  <w:i w:val="0"/>
                  <w:iCs/>
                  <w:color w:val="0E2841" w:themeColor="text2"/>
                  <w:sz w:val="32"/>
                  <w:szCs w:val="32"/>
                  <w:lang w:val="en-US"/>
                  <w:rPrChange w:id="42" w:author="Сергей" w:date="2026-10-14T10:50:20Z">
                    <w:rPr>
                      <w:rFonts w:hint="default"/>
                      <w:i/>
                      <w:color w:val="156082"/>
                      <w:sz w:val="32"/>
                      <w:szCs w:val="32"/>
                      <w:lang w:val="en-US"/>
                    </w:rPr>
                  </w:rPrChange>
                  <w14:textFill>
                    <w14:solidFill>
                      <w14:schemeClr w14:val="tx2"/>
                    </w14:solidFill>
                  </w14:textFill>
                </w:rPr>
                <w:t>tr</w:t>
              </w:r>
            </w:ins>
            <w:ins w:id="43" w:author="Сергей" w:date="2026-10-14T10:50:02Z">
              <w:r>
                <w:rPr>
                  <w:rFonts w:hint="default"/>
                  <w:i w:val="0"/>
                  <w:iCs/>
                  <w:color w:val="0E2841" w:themeColor="text2"/>
                  <w:sz w:val="32"/>
                  <w:szCs w:val="32"/>
                  <w:lang w:val="en-US"/>
                  <w:rPrChange w:id="44" w:author="Сергей" w:date="2026-10-14T10:50:20Z">
                    <w:rPr>
                      <w:rFonts w:hint="default"/>
                      <w:i/>
                      <w:color w:val="156082"/>
                      <w:sz w:val="32"/>
                      <w:szCs w:val="32"/>
                      <w:lang w:val="en-US"/>
                    </w:rPr>
                  </w:rPrChange>
                  <w14:textFill>
                    <w14:solidFill>
                      <w14:schemeClr w14:val="tx2"/>
                    </w14:solidFill>
                  </w14:textFill>
                </w:rPr>
                <w:t>ate</w:t>
              </w:r>
            </w:ins>
            <w:ins w:id="45" w:author="Сергей" w:date="2026-10-14T10:50:03Z">
              <w:r>
                <w:rPr>
                  <w:rFonts w:hint="default"/>
                  <w:i w:val="0"/>
                  <w:iCs/>
                  <w:color w:val="0E2841" w:themeColor="text2"/>
                  <w:sz w:val="32"/>
                  <w:szCs w:val="32"/>
                  <w:lang w:val="en-US"/>
                  <w:rPrChange w:id="46" w:author="Сергей" w:date="2026-10-14T10:50:20Z">
                    <w:rPr>
                      <w:rFonts w:hint="default"/>
                      <w:i/>
                      <w:color w:val="156082"/>
                      <w:sz w:val="32"/>
                      <w:szCs w:val="32"/>
                      <w:lang w:val="en-US"/>
                    </w:rPr>
                  </w:rPrChange>
                  <w14:textFill>
                    <w14:solidFill>
                      <w14:schemeClr w14:val="tx2"/>
                    </w14:solidFill>
                  </w14:textFill>
                </w:rPr>
                <w:t>gi</w:t>
              </w:r>
            </w:ins>
            <w:ins w:id="47" w:author="Сергей" w:date="2026-10-14T10:50:04Z">
              <w:r>
                <w:rPr>
                  <w:rFonts w:hint="default"/>
                  <w:i w:val="0"/>
                  <w:iCs/>
                  <w:color w:val="0E2841" w:themeColor="text2"/>
                  <w:sz w:val="32"/>
                  <w:szCs w:val="32"/>
                  <w:lang w:val="en-US"/>
                  <w:rPrChange w:id="48" w:author="Сергей" w:date="2026-10-14T10:50:20Z">
                    <w:rPr>
                      <w:rFonts w:hint="default"/>
                      <w:i/>
                      <w:color w:val="156082"/>
                      <w:sz w:val="32"/>
                      <w:szCs w:val="32"/>
                      <w:lang w:val="en-US"/>
                    </w:rPr>
                  </w:rPrChange>
                  <w14:textFill>
                    <w14:solidFill>
                      <w14:schemeClr w14:val="tx2"/>
                    </w14:solidFill>
                  </w14:textFill>
                </w:rPr>
                <w:t>c</w:t>
              </w:r>
            </w:ins>
            <w:ins w:id="49" w:author="Сергей" w:date="2026-10-14T10:50:05Z">
              <w:r>
                <w:rPr>
                  <w:rFonts w:hint="default"/>
                  <w:i w:val="0"/>
                  <w:iCs/>
                  <w:color w:val="0E2841" w:themeColor="text2"/>
                  <w:sz w:val="32"/>
                  <w:szCs w:val="32"/>
                  <w:lang w:val="en-US"/>
                  <w:rPrChange w:id="50" w:author="Сергей" w:date="2026-10-14T10:50:20Z">
                    <w:rPr>
                      <w:rFonts w:hint="default"/>
                      <w:i/>
                      <w:color w:val="156082"/>
                      <w:sz w:val="32"/>
                      <w:szCs w:val="32"/>
                      <w:lang w:val="en-US"/>
                    </w:rPr>
                  </w:rPrChange>
                  <w14:textFill>
                    <w14:solidFill>
                      <w14:schemeClr w14:val="tx2"/>
                    </w14:solidFill>
                  </w14:textFill>
                </w:rPr>
                <w:t xml:space="preserve"> </w:t>
              </w:r>
            </w:ins>
            <w:ins w:id="51" w:author="Сергей" w:date="2026-10-14T10:50:06Z">
              <w:r>
                <w:rPr>
                  <w:rFonts w:hint="default"/>
                  <w:i w:val="0"/>
                  <w:iCs/>
                  <w:color w:val="0E2841" w:themeColor="text2"/>
                  <w:sz w:val="32"/>
                  <w:szCs w:val="32"/>
                  <w:lang w:val="en-US"/>
                  <w:rPrChange w:id="52" w:author="Сергей" w:date="2026-10-14T10:50:20Z">
                    <w:rPr>
                      <w:rFonts w:hint="default"/>
                      <w:i/>
                      <w:color w:val="156082"/>
                      <w:sz w:val="32"/>
                      <w:szCs w:val="32"/>
                      <w:lang w:val="en-US"/>
                    </w:rPr>
                  </w:rPrChange>
                  <w14:textFill>
                    <w14:solidFill>
                      <w14:schemeClr w14:val="tx2"/>
                    </w14:solidFill>
                  </w14:textFill>
                </w:rPr>
                <w:t>Thi</w:t>
              </w:r>
            </w:ins>
            <w:ins w:id="53" w:author="Сергей" w:date="2026-10-14T10:50:07Z">
              <w:r>
                <w:rPr>
                  <w:rFonts w:hint="default"/>
                  <w:i w:val="0"/>
                  <w:iCs/>
                  <w:color w:val="0E2841" w:themeColor="text2"/>
                  <w:sz w:val="32"/>
                  <w:szCs w:val="32"/>
                  <w:lang w:val="en-US"/>
                  <w:rPrChange w:id="54" w:author="Сергей" w:date="2026-10-14T10:50:20Z">
                    <w:rPr>
                      <w:rFonts w:hint="default"/>
                      <w:i/>
                      <w:color w:val="156082"/>
                      <w:sz w:val="32"/>
                      <w:szCs w:val="32"/>
                      <w:lang w:val="en-US"/>
                    </w:rPr>
                  </w:rPrChange>
                  <w14:textFill>
                    <w14:solidFill>
                      <w14:schemeClr w14:val="tx2"/>
                    </w14:solidFill>
                  </w14:textFill>
                </w:rPr>
                <w:t>n</w:t>
              </w:r>
            </w:ins>
            <w:ins w:id="55" w:author="Сергей" w:date="2026-10-14T10:50:08Z">
              <w:r>
                <w:rPr>
                  <w:rFonts w:hint="default"/>
                  <w:i w:val="0"/>
                  <w:iCs/>
                  <w:color w:val="0E2841" w:themeColor="text2"/>
                  <w:sz w:val="32"/>
                  <w:szCs w:val="32"/>
                  <w:lang w:val="en-US"/>
                  <w:rPrChange w:id="56" w:author="Сергей" w:date="2026-10-14T10:50:20Z">
                    <w:rPr>
                      <w:rFonts w:hint="default"/>
                      <w:i/>
                      <w:color w:val="156082"/>
                      <w:sz w:val="32"/>
                      <w:szCs w:val="32"/>
                      <w:lang w:val="en-US"/>
                    </w:rPr>
                  </w:rPrChange>
                  <w14:textFill>
                    <w14:solidFill>
                      <w14:schemeClr w14:val="tx2"/>
                    </w14:solidFill>
                  </w14:textFill>
                </w:rPr>
                <w:t>kin</w:t>
              </w:r>
            </w:ins>
            <w:ins w:id="57" w:author="Сергей" w:date="2026-10-14T10:50:10Z">
              <w:r>
                <w:rPr>
                  <w:rFonts w:hint="default"/>
                  <w:i w:val="0"/>
                  <w:iCs/>
                  <w:color w:val="0E2841" w:themeColor="text2"/>
                  <w:sz w:val="32"/>
                  <w:szCs w:val="32"/>
                  <w:lang w:val="en-US"/>
                  <w:rPrChange w:id="58" w:author="Сергей" w:date="2026-10-14T10:50:20Z">
                    <w:rPr>
                      <w:rFonts w:hint="default"/>
                      <w:i/>
                      <w:color w:val="156082"/>
                      <w:sz w:val="32"/>
                      <w:szCs w:val="32"/>
                      <w:lang w:val="en-US"/>
                    </w:rPr>
                  </w:rPrChange>
                  <w14:textFill>
                    <w14:solidFill>
                      <w14:schemeClr w14:val="tx2"/>
                    </w14:solidFill>
                  </w14:textFill>
                </w:rPr>
                <w:t>g</w:t>
              </w:r>
            </w:ins>
            <w:ins w:id="59" w:author="naomie mboma" w:date="2026-04-19T22:07:00Z">
              <w:del w:id="60" w:author="Сергей" w:date="2026-10-14T10:49:55Z">
                <w:r>
                  <w:rPr>
                    <w:i/>
                    <w:color w:val="156082"/>
                    <w:sz w:val="32"/>
                    <w:szCs w:val="32"/>
                  </w:rPr>
                  <w:delText>M</w:delText>
                </w:r>
              </w:del>
            </w:ins>
            <w:ins w:id="61" w:author="naomie mboma" w:date="2026-04-19T22:07:00Z">
              <w:del w:id="62" w:author="Сергей" w:date="2026-10-14T10:49:54Z">
                <w:r>
                  <w:rPr>
                    <w:i/>
                    <w:color w:val="156082"/>
                    <w:sz w:val="32"/>
                    <w:szCs w:val="32"/>
                  </w:rPr>
                  <w:delText>achine</w:delText>
                </w:r>
              </w:del>
            </w:ins>
            <w:ins w:id="63" w:author="naomie mboma" w:date="2026-04-19T22:07:00Z">
              <w:del w:id="64" w:author="Сергей" w:date="2026-10-14T10:49:53Z">
                <w:r>
                  <w:rPr>
                    <w:i/>
                    <w:color w:val="156082"/>
                    <w:sz w:val="32"/>
                    <w:szCs w:val="32"/>
                  </w:rPr>
                  <w:delText xml:space="preserve"> learn</w:delText>
                </w:r>
              </w:del>
            </w:ins>
            <w:ins w:id="65" w:author="naomie mboma" w:date="2026-04-19T22:07:00Z">
              <w:del w:id="66" w:author="Сергей" w:date="2026-10-14T10:49:52Z">
                <w:r>
                  <w:rPr>
                    <w:i/>
                    <w:color w:val="156082"/>
                    <w:sz w:val="32"/>
                    <w:szCs w:val="32"/>
                  </w:rPr>
                  <w:delText>ing</w:delText>
                </w:r>
              </w:del>
            </w:ins>
          </w:p>
        </w:tc>
        <w:tc>
          <w:tcPr>
            <w:tcW w:w="5759" w:type="dxa"/>
            <w:tcBorders>
              <w:top w:val="nil"/>
              <w:left w:val="nil"/>
              <w:bottom w:val="nil"/>
              <w:right w:val="nil"/>
            </w:tcBorders>
          </w:tcPr>
          <w:p w14:paraId="3D2E23D3">
            <w:pPr>
              <w:spacing w:line="480" w:lineRule="auto"/>
              <w:rPr>
                <w:color w:val="000000"/>
                <w:sz w:val="32"/>
                <w:szCs w:val="32"/>
              </w:rPr>
            </w:pPr>
          </w:p>
        </w:tc>
      </w:tr>
      <w:tr w14:paraId="6FA45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56" w:type="dxa"/>
            <w:tcBorders>
              <w:top w:val="nil"/>
              <w:left w:val="nil"/>
              <w:bottom w:val="nil"/>
              <w:right w:val="nil"/>
            </w:tcBorders>
          </w:tcPr>
          <w:p w14:paraId="542B2E61">
            <w:pPr>
              <w:spacing w:line="480" w:lineRule="auto"/>
              <w:rPr>
                <w:ins w:id="67" w:author="naomie mboma" w:date="2026-04-19T22:10:00Z"/>
                <w:i/>
                <w:color w:val="156082"/>
                <w:sz w:val="32"/>
                <w:szCs w:val="32"/>
              </w:rPr>
            </w:pPr>
            <w:r>
              <w:rPr>
                <w:i/>
                <w:color w:val="156082"/>
                <w:sz w:val="32"/>
                <w:szCs w:val="32"/>
              </w:rPr>
              <w:t>Assessment Title</w:t>
            </w:r>
          </w:p>
          <w:p w14:paraId="489B184B">
            <w:pPr>
              <w:spacing w:line="480" w:lineRule="auto"/>
              <w:rPr>
                <w:i/>
                <w:color w:val="156082"/>
                <w:sz w:val="32"/>
                <w:szCs w:val="32"/>
              </w:rPr>
            </w:pPr>
            <w:ins w:id="68" w:author="Сергей" w:date="2026-10-14T10:52:18Z">
              <w:r>
                <w:rPr>
                  <w:rFonts w:hint="default"/>
                  <w:i w:val="0"/>
                  <w:iCs/>
                  <w:color w:val="0E2841" w:themeColor="text2"/>
                  <w:sz w:val="32"/>
                  <w:szCs w:val="32"/>
                  <w:lang w:val="en-US"/>
                  <w:rPrChange w:id="69" w:author="Сергей" w:date="2026-10-14T10:52:53Z">
                    <w:rPr>
                      <w:rFonts w:hint="default"/>
                      <w:i/>
                      <w:color w:val="156082"/>
                      <w:sz w:val="32"/>
                      <w:szCs w:val="32"/>
                      <w:lang w:val="en-US"/>
                    </w:rPr>
                  </w:rPrChange>
                  <w14:textFill>
                    <w14:solidFill>
                      <w14:schemeClr w14:val="tx2"/>
                    </w14:solidFill>
                  </w14:textFill>
                </w:rPr>
                <w:t>C</w:t>
              </w:r>
            </w:ins>
            <w:ins w:id="70" w:author="Сергей" w:date="2026-10-14T10:52:19Z">
              <w:r>
                <w:rPr>
                  <w:rFonts w:hint="default"/>
                  <w:i w:val="0"/>
                  <w:iCs/>
                  <w:color w:val="0E2841" w:themeColor="text2"/>
                  <w:sz w:val="32"/>
                  <w:szCs w:val="32"/>
                  <w:lang w:val="en-US"/>
                  <w:rPrChange w:id="71" w:author="Сергей" w:date="2026-10-14T10:52:53Z">
                    <w:rPr>
                      <w:rFonts w:hint="default"/>
                      <w:i/>
                      <w:color w:val="156082"/>
                      <w:sz w:val="32"/>
                      <w:szCs w:val="32"/>
                      <w:lang w:val="en-US"/>
                    </w:rPr>
                  </w:rPrChange>
                  <w14:textFill>
                    <w14:solidFill>
                      <w14:schemeClr w14:val="tx2"/>
                    </w14:solidFill>
                  </w14:textFill>
                </w:rPr>
                <w:t>a</w:t>
              </w:r>
            </w:ins>
            <w:ins w:id="72" w:author="Сергей" w:date="2026-10-14T10:52:20Z">
              <w:r>
                <w:rPr>
                  <w:rFonts w:hint="default"/>
                  <w:i w:val="0"/>
                  <w:iCs/>
                  <w:color w:val="0E2841" w:themeColor="text2"/>
                  <w:sz w:val="32"/>
                  <w:szCs w:val="32"/>
                  <w:lang w:val="en-US"/>
                  <w:rPrChange w:id="73" w:author="Сергей" w:date="2026-10-14T10:52:53Z">
                    <w:rPr>
                      <w:rFonts w:hint="default"/>
                      <w:i/>
                      <w:color w:val="156082"/>
                      <w:sz w:val="32"/>
                      <w:szCs w:val="32"/>
                      <w:lang w:val="en-US"/>
                    </w:rPr>
                  </w:rPrChange>
                  <w14:textFill>
                    <w14:solidFill>
                      <w14:schemeClr w14:val="tx2"/>
                    </w14:solidFill>
                  </w14:textFill>
                </w:rPr>
                <w:t>p</w:t>
              </w:r>
            </w:ins>
            <w:ins w:id="74" w:author="Сергей" w:date="2026-10-14T10:52:21Z">
              <w:r>
                <w:rPr>
                  <w:rFonts w:hint="default"/>
                  <w:i w:val="0"/>
                  <w:iCs/>
                  <w:color w:val="0E2841" w:themeColor="text2"/>
                  <w:sz w:val="32"/>
                  <w:szCs w:val="32"/>
                  <w:lang w:val="en-US"/>
                  <w:rPrChange w:id="75" w:author="Сергей" w:date="2026-10-14T10:52:53Z">
                    <w:rPr>
                      <w:rFonts w:hint="default"/>
                      <w:i/>
                      <w:color w:val="156082"/>
                      <w:sz w:val="32"/>
                      <w:szCs w:val="32"/>
                      <w:lang w:val="en-US"/>
                    </w:rPr>
                  </w:rPrChange>
                  <w14:textFill>
                    <w14:solidFill>
                      <w14:schemeClr w14:val="tx2"/>
                    </w14:solidFill>
                  </w14:textFill>
                </w:rPr>
                <w:t>sro</w:t>
              </w:r>
            </w:ins>
            <w:ins w:id="76" w:author="Сергей" w:date="2026-10-14T10:52:22Z">
              <w:r>
                <w:rPr>
                  <w:rFonts w:hint="default"/>
                  <w:i w:val="0"/>
                  <w:iCs/>
                  <w:color w:val="0E2841" w:themeColor="text2"/>
                  <w:sz w:val="32"/>
                  <w:szCs w:val="32"/>
                  <w:lang w:val="en-US"/>
                  <w:rPrChange w:id="77" w:author="Сергей" w:date="2026-10-14T10:52:53Z">
                    <w:rPr>
                      <w:rFonts w:hint="default"/>
                      <w:i/>
                      <w:color w:val="156082"/>
                      <w:sz w:val="32"/>
                      <w:szCs w:val="32"/>
                      <w:lang w:val="en-US"/>
                    </w:rPr>
                  </w:rPrChange>
                  <w14:textFill>
                    <w14:solidFill>
                      <w14:schemeClr w14:val="tx2"/>
                    </w14:solidFill>
                  </w14:textFill>
                </w:rPr>
                <w:t>ne</w:t>
              </w:r>
            </w:ins>
            <w:ins w:id="78" w:author="Сергей" w:date="2026-10-14T10:52:23Z">
              <w:r>
                <w:rPr>
                  <w:rFonts w:hint="default"/>
                  <w:i w:val="0"/>
                  <w:iCs/>
                  <w:color w:val="0E2841" w:themeColor="text2"/>
                  <w:sz w:val="32"/>
                  <w:szCs w:val="32"/>
                  <w:lang w:val="en-US"/>
                  <w:rPrChange w:id="79" w:author="Сергей" w:date="2026-10-14T10:52:53Z">
                    <w:rPr>
                      <w:rFonts w:hint="default"/>
                      <w:i/>
                      <w:color w:val="156082"/>
                      <w:sz w:val="32"/>
                      <w:szCs w:val="32"/>
                      <w:lang w:val="en-US"/>
                    </w:rPr>
                  </w:rPrChange>
                  <w14:textFill>
                    <w14:solidFill>
                      <w14:schemeClr w14:val="tx2"/>
                    </w14:solidFill>
                  </w14:textFill>
                </w:rPr>
                <w:t xml:space="preserve"> P</w:t>
              </w:r>
            </w:ins>
            <w:ins w:id="80" w:author="Сергей" w:date="2026-10-14T10:52:24Z">
              <w:r>
                <w:rPr>
                  <w:rFonts w:hint="default"/>
                  <w:i w:val="0"/>
                  <w:iCs/>
                  <w:color w:val="0E2841" w:themeColor="text2"/>
                  <w:sz w:val="32"/>
                  <w:szCs w:val="32"/>
                  <w:lang w:val="en-US"/>
                  <w:rPrChange w:id="81" w:author="Сергей" w:date="2026-10-14T10:52:53Z">
                    <w:rPr>
                      <w:rFonts w:hint="default"/>
                      <w:i/>
                      <w:color w:val="156082"/>
                      <w:sz w:val="32"/>
                      <w:szCs w:val="32"/>
                      <w:lang w:val="en-US"/>
                    </w:rPr>
                  </w:rPrChange>
                  <w14:textFill>
                    <w14:solidFill>
                      <w14:schemeClr w14:val="tx2"/>
                    </w14:solidFill>
                  </w14:textFill>
                </w:rPr>
                <w:t>ro</w:t>
              </w:r>
            </w:ins>
            <w:ins w:id="82" w:author="Сергей" w:date="2026-10-14T10:52:26Z">
              <w:r>
                <w:rPr>
                  <w:rFonts w:hint="default"/>
                  <w:i w:val="0"/>
                  <w:iCs/>
                  <w:color w:val="0E2841" w:themeColor="text2"/>
                  <w:sz w:val="32"/>
                  <w:szCs w:val="32"/>
                  <w:lang w:val="en-US"/>
                  <w:rPrChange w:id="83" w:author="Сергей" w:date="2026-10-14T10:52:53Z">
                    <w:rPr>
                      <w:rFonts w:hint="default"/>
                      <w:i/>
                      <w:color w:val="156082"/>
                      <w:sz w:val="32"/>
                      <w:szCs w:val="32"/>
                      <w:lang w:val="en-US"/>
                    </w:rPr>
                  </w:rPrChange>
                  <w14:textFill>
                    <w14:solidFill>
                      <w14:schemeClr w14:val="tx2"/>
                    </w14:solidFill>
                  </w14:textFill>
                </w:rPr>
                <w:t>jec</w:t>
              </w:r>
            </w:ins>
            <w:ins w:id="84" w:author="Сергей" w:date="2026-10-14T10:52:27Z">
              <w:r>
                <w:rPr>
                  <w:rFonts w:hint="default"/>
                  <w:i w:val="0"/>
                  <w:iCs/>
                  <w:color w:val="0E2841" w:themeColor="text2"/>
                  <w:sz w:val="32"/>
                  <w:szCs w:val="32"/>
                  <w:lang w:val="en-US"/>
                  <w:rPrChange w:id="85" w:author="Сергей" w:date="2026-10-14T10:52:53Z">
                    <w:rPr>
                      <w:rFonts w:hint="default"/>
                      <w:i/>
                      <w:color w:val="156082"/>
                      <w:sz w:val="32"/>
                      <w:szCs w:val="32"/>
                      <w:lang w:val="en-US"/>
                    </w:rPr>
                  </w:rPrChange>
                  <w14:textFill>
                    <w14:solidFill>
                      <w14:schemeClr w14:val="tx2"/>
                    </w14:solidFill>
                  </w14:textFill>
                </w:rPr>
                <w:t xml:space="preserve">t </w:t>
              </w:r>
            </w:ins>
            <w:ins w:id="86" w:author="Сергей" w:date="2026-10-14T10:52:28Z">
              <w:r>
                <w:rPr>
                  <w:rFonts w:hint="default"/>
                  <w:i w:val="0"/>
                  <w:iCs/>
                  <w:color w:val="0E2841" w:themeColor="text2"/>
                  <w:sz w:val="32"/>
                  <w:szCs w:val="32"/>
                  <w:lang w:val="en-US"/>
                  <w:rPrChange w:id="87" w:author="Сергей" w:date="2026-10-14T10:52:53Z">
                    <w:rPr>
                      <w:rFonts w:hint="default"/>
                      <w:i/>
                      <w:color w:val="156082"/>
                      <w:sz w:val="32"/>
                      <w:szCs w:val="32"/>
                      <w:lang w:val="en-US"/>
                    </w:rPr>
                  </w:rPrChange>
                  <w14:textFill>
                    <w14:solidFill>
                      <w14:schemeClr w14:val="tx2"/>
                    </w14:solidFill>
                  </w14:textFill>
                </w:rPr>
                <w:t>Pro</w:t>
              </w:r>
            </w:ins>
            <w:ins w:id="88" w:author="Сергей" w:date="2026-10-14T10:52:29Z">
              <w:r>
                <w:rPr>
                  <w:rFonts w:hint="default"/>
                  <w:i w:val="0"/>
                  <w:iCs/>
                  <w:color w:val="0E2841" w:themeColor="text2"/>
                  <w:sz w:val="32"/>
                  <w:szCs w:val="32"/>
                  <w:lang w:val="en-US"/>
                  <w:rPrChange w:id="89" w:author="Сергей" w:date="2026-10-14T10:52:53Z">
                    <w:rPr>
                      <w:rFonts w:hint="default"/>
                      <w:i/>
                      <w:color w:val="156082"/>
                      <w:sz w:val="32"/>
                      <w:szCs w:val="32"/>
                      <w:lang w:val="en-US"/>
                    </w:rPr>
                  </w:rPrChange>
                  <w14:textFill>
                    <w14:solidFill>
                      <w14:schemeClr w14:val="tx2"/>
                    </w14:solidFill>
                  </w14:textFill>
                </w:rPr>
                <w:t>posa</w:t>
              </w:r>
            </w:ins>
            <w:ins w:id="90" w:author="Сергей" w:date="2026-10-14T10:52:30Z">
              <w:r>
                <w:rPr>
                  <w:rFonts w:hint="default"/>
                  <w:i w:val="0"/>
                  <w:iCs/>
                  <w:color w:val="0E2841" w:themeColor="text2"/>
                  <w:sz w:val="32"/>
                  <w:szCs w:val="32"/>
                  <w:lang w:val="en-US"/>
                  <w:rPrChange w:id="91" w:author="Сергей" w:date="2026-10-14T10:52:53Z">
                    <w:rPr>
                      <w:rFonts w:hint="default"/>
                      <w:i/>
                      <w:color w:val="156082"/>
                      <w:sz w:val="32"/>
                      <w:szCs w:val="32"/>
                      <w:lang w:val="en-US"/>
                    </w:rPr>
                  </w:rPrChange>
                  <w14:textFill>
                    <w14:solidFill>
                      <w14:schemeClr w14:val="tx2"/>
                    </w14:solidFill>
                  </w14:textFill>
                </w:rPr>
                <w:t>l</w:t>
              </w:r>
            </w:ins>
            <w:ins w:id="92" w:author="Сергей" w:date="2026-10-14T10:52:33Z">
              <w:r>
                <w:rPr>
                  <w:rFonts w:hint="default"/>
                  <w:i w:val="0"/>
                  <w:iCs/>
                  <w:color w:val="0E2841" w:themeColor="text2"/>
                  <w:sz w:val="32"/>
                  <w:szCs w:val="32"/>
                  <w:lang w:val="en-US"/>
                  <w:rPrChange w:id="93" w:author="Сергей" w:date="2026-10-14T10:52:53Z">
                    <w:rPr>
                      <w:rFonts w:hint="default"/>
                      <w:i/>
                      <w:color w:val="156082"/>
                      <w:sz w:val="32"/>
                      <w:szCs w:val="32"/>
                      <w:lang w:val="en-US"/>
                    </w:rPr>
                  </w:rPrChange>
                  <w14:textFill>
                    <w14:solidFill>
                      <w14:schemeClr w14:val="tx2"/>
                    </w14:solidFill>
                  </w14:textFill>
                </w:rPr>
                <w:t xml:space="preserve"> </w:t>
              </w:r>
            </w:ins>
            <w:ins w:id="94" w:author="Сергей" w:date="2026-10-14T10:52:34Z">
              <w:r>
                <w:rPr>
                  <w:rFonts w:hint="default"/>
                  <w:i w:val="0"/>
                  <w:iCs/>
                  <w:color w:val="0E2841" w:themeColor="text2"/>
                  <w:sz w:val="32"/>
                  <w:szCs w:val="32"/>
                  <w:lang w:val="en-US"/>
                  <w:rPrChange w:id="95" w:author="Сергей" w:date="2026-10-14T10:52:53Z">
                    <w:rPr>
                      <w:rFonts w:hint="default"/>
                      <w:i/>
                      <w:color w:val="156082"/>
                      <w:sz w:val="32"/>
                      <w:szCs w:val="32"/>
                      <w:lang w:val="en-US"/>
                    </w:rPr>
                  </w:rPrChange>
                  <w14:textFill>
                    <w14:solidFill>
                      <w14:schemeClr w14:val="tx2"/>
                    </w14:solidFill>
                  </w14:textFill>
                </w:rPr>
                <w:t>(</w:t>
              </w:r>
            </w:ins>
            <w:ins w:id="96" w:author="Сергей" w:date="2026-10-14T10:52:35Z">
              <w:r>
                <w:rPr>
                  <w:rFonts w:hint="default"/>
                  <w:i w:val="0"/>
                  <w:iCs/>
                  <w:color w:val="0E2841" w:themeColor="text2"/>
                  <w:sz w:val="32"/>
                  <w:szCs w:val="32"/>
                  <w:lang w:val="en-US"/>
                  <w:rPrChange w:id="97" w:author="Сергей" w:date="2026-10-14T10:52:53Z">
                    <w:rPr>
                      <w:rFonts w:hint="default"/>
                      <w:i/>
                      <w:color w:val="156082"/>
                      <w:sz w:val="32"/>
                      <w:szCs w:val="32"/>
                      <w:lang w:val="en-US"/>
                    </w:rPr>
                  </w:rPrChange>
                  <w14:textFill>
                    <w14:solidFill>
                      <w14:schemeClr w14:val="tx2"/>
                    </w14:solidFill>
                  </w14:textFill>
                </w:rPr>
                <w:t>C</w:t>
              </w:r>
            </w:ins>
            <w:ins w:id="98" w:author="Сергей" w:date="2026-10-14T10:52:36Z">
              <w:r>
                <w:rPr>
                  <w:rFonts w:hint="default"/>
                  <w:i w:val="0"/>
                  <w:iCs/>
                  <w:color w:val="0E2841" w:themeColor="text2"/>
                  <w:sz w:val="32"/>
                  <w:szCs w:val="32"/>
                  <w:lang w:val="en-US"/>
                  <w:rPrChange w:id="99" w:author="Сергей" w:date="2026-10-14T10:52:53Z">
                    <w:rPr>
                      <w:rFonts w:hint="default"/>
                      <w:i/>
                      <w:color w:val="156082"/>
                      <w:sz w:val="32"/>
                      <w:szCs w:val="32"/>
                      <w:lang w:val="en-US"/>
                    </w:rPr>
                  </w:rPrChange>
                  <w14:textFill>
                    <w14:solidFill>
                      <w14:schemeClr w14:val="tx2"/>
                    </w14:solidFill>
                  </w14:textFill>
                </w:rPr>
                <w:t>A</w:t>
              </w:r>
            </w:ins>
            <w:ins w:id="100" w:author="Сергей" w:date="2026-10-14T10:52:37Z">
              <w:r>
                <w:rPr>
                  <w:rFonts w:hint="default"/>
                  <w:i w:val="0"/>
                  <w:iCs/>
                  <w:color w:val="0E2841" w:themeColor="text2"/>
                  <w:sz w:val="32"/>
                  <w:szCs w:val="32"/>
                  <w:lang w:val="en-US"/>
                  <w:rPrChange w:id="101" w:author="Сергей" w:date="2026-10-14T10:52:53Z">
                    <w:rPr>
                      <w:rFonts w:hint="default"/>
                      <w:i/>
                      <w:color w:val="156082"/>
                      <w:sz w:val="32"/>
                      <w:szCs w:val="32"/>
                      <w:lang w:val="en-US"/>
                    </w:rPr>
                  </w:rPrChange>
                  <w14:textFill>
                    <w14:solidFill>
                      <w14:schemeClr w14:val="tx2"/>
                    </w14:solidFill>
                  </w14:textFill>
                </w:rPr>
                <w:t>1</w:t>
              </w:r>
            </w:ins>
            <w:ins w:id="102" w:author="Сергей" w:date="2026-10-14T10:52:38Z">
              <w:r>
                <w:rPr>
                  <w:rFonts w:hint="default"/>
                  <w:i w:val="0"/>
                  <w:iCs/>
                  <w:color w:val="0E2841" w:themeColor="text2"/>
                  <w:sz w:val="32"/>
                  <w:szCs w:val="32"/>
                  <w:lang w:val="en-US"/>
                  <w:rPrChange w:id="103" w:author="Сергей" w:date="2026-10-14T10:52:53Z">
                    <w:rPr>
                      <w:rFonts w:hint="default"/>
                      <w:i/>
                      <w:color w:val="156082"/>
                      <w:sz w:val="32"/>
                      <w:szCs w:val="32"/>
                      <w:lang w:val="en-US"/>
                    </w:rPr>
                  </w:rPrChange>
                  <w14:textFill>
                    <w14:solidFill>
                      <w14:schemeClr w14:val="tx2"/>
                    </w14:solidFill>
                  </w14:textFill>
                </w:rPr>
                <w:t>)</w:t>
              </w:r>
            </w:ins>
            <w:ins w:id="104" w:author="naomie mboma" w:date="2026-04-19T22:11:00Z">
              <w:del w:id="105" w:author="Сергей" w:date="2026-10-14T10:52:12Z">
                <w:r>
                  <w:rPr>
                    <w:i/>
                    <w:color w:val="156082"/>
                    <w:sz w:val="32"/>
                    <w:szCs w:val="32"/>
                  </w:rPr>
                  <w:delText>Ma</w:delText>
                </w:r>
              </w:del>
            </w:ins>
            <w:ins w:id="106" w:author="naomie mboma" w:date="2026-04-19T22:11:00Z">
              <w:del w:id="107" w:author="Сергей" w:date="2026-10-14T10:52:11Z">
                <w:r>
                  <w:rPr>
                    <w:i/>
                    <w:color w:val="156082"/>
                    <w:sz w:val="32"/>
                    <w:szCs w:val="32"/>
                  </w:rPr>
                  <w:delText xml:space="preserve">chine </w:delText>
                </w:r>
              </w:del>
            </w:ins>
            <w:ins w:id="108" w:author="naomie mboma" w:date="2026-04-19T22:11:00Z">
              <w:del w:id="109" w:author="Сергей" w:date="2026-10-14T10:52:10Z">
                <w:r>
                  <w:rPr>
                    <w:i/>
                    <w:color w:val="156082"/>
                    <w:sz w:val="32"/>
                    <w:szCs w:val="32"/>
                  </w:rPr>
                  <w:delText>Learni</w:delText>
                </w:r>
              </w:del>
            </w:ins>
            <w:ins w:id="110" w:author="naomie mboma" w:date="2026-04-19T22:11:00Z">
              <w:del w:id="111" w:author="Сергей" w:date="2026-10-14T10:52:09Z">
                <w:r>
                  <w:rPr>
                    <w:i/>
                    <w:color w:val="156082"/>
                    <w:sz w:val="32"/>
                    <w:szCs w:val="32"/>
                  </w:rPr>
                  <w:delText>ng for</w:delText>
                </w:r>
              </w:del>
            </w:ins>
            <w:ins w:id="112" w:author="naomie mboma" w:date="2026-04-19T22:11:00Z">
              <w:del w:id="113" w:author="Сергей" w:date="2026-10-14T10:52:08Z">
                <w:r>
                  <w:rPr>
                    <w:i/>
                    <w:color w:val="156082"/>
                    <w:sz w:val="32"/>
                    <w:szCs w:val="32"/>
                  </w:rPr>
                  <w:delText xml:space="preserve"> Bus</w:delText>
                </w:r>
              </w:del>
            </w:ins>
            <w:ins w:id="114" w:author="naomie mboma" w:date="2026-04-19T22:11:00Z">
              <w:del w:id="115" w:author="Сергей" w:date="2026-10-14T10:52:07Z">
                <w:r>
                  <w:rPr>
                    <w:i/>
                    <w:color w:val="156082"/>
                    <w:sz w:val="32"/>
                    <w:szCs w:val="32"/>
                  </w:rPr>
                  <w:delText>innes</w:delText>
                </w:r>
              </w:del>
            </w:ins>
            <w:ins w:id="116" w:author="naomie mboma" w:date="2026-04-19T22:11:00Z">
              <w:del w:id="117" w:author="Сергей" w:date="2026-10-14T10:52:06Z">
                <w:r>
                  <w:rPr>
                    <w:i/>
                    <w:color w:val="156082"/>
                    <w:sz w:val="32"/>
                    <w:szCs w:val="32"/>
                  </w:rPr>
                  <w:delText>s</w:delText>
                </w:r>
              </w:del>
            </w:ins>
          </w:p>
        </w:tc>
        <w:tc>
          <w:tcPr>
            <w:tcW w:w="5759" w:type="dxa"/>
            <w:tcBorders>
              <w:top w:val="nil"/>
              <w:left w:val="nil"/>
              <w:bottom w:val="nil"/>
              <w:right w:val="nil"/>
            </w:tcBorders>
          </w:tcPr>
          <w:p w14:paraId="00FFC7E5">
            <w:pPr>
              <w:spacing w:line="480" w:lineRule="auto"/>
              <w:rPr>
                <w:color w:val="000000"/>
                <w:sz w:val="32"/>
                <w:szCs w:val="32"/>
              </w:rPr>
            </w:pPr>
          </w:p>
        </w:tc>
      </w:tr>
      <w:tr w14:paraId="60AB0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56" w:type="dxa"/>
            <w:tcBorders>
              <w:top w:val="nil"/>
              <w:left w:val="nil"/>
              <w:bottom w:val="nil"/>
              <w:right w:val="nil"/>
            </w:tcBorders>
          </w:tcPr>
          <w:p w14:paraId="3BA3412A">
            <w:pPr>
              <w:spacing w:line="480" w:lineRule="auto"/>
              <w:rPr>
                <w:ins w:id="118" w:author="naomie mboma" w:date="2026-04-19T22:10:00Z"/>
                <w:i/>
                <w:color w:val="156082"/>
                <w:sz w:val="32"/>
                <w:szCs w:val="32"/>
              </w:rPr>
            </w:pPr>
            <w:r>
              <w:rPr>
                <w:i/>
                <w:color w:val="156082"/>
                <w:sz w:val="32"/>
                <w:szCs w:val="32"/>
              </w:rPr>
              <w:t>Lecturer/Supervisor</w:t>
            </w:r>
          </w:p>
          <w:p w14:paraId="0F93ADA6">
            <w:pPr>
              <w:spacing w:line="480" w:lineRule="auto"/>
              <w:rPr>
                <w:i/>
                <w:color w:val="156082"/>
                <w:sz w:val="32"/>
                <w:szCs w:val="32"/>
              </w:rPr>
            </w:pPr>
            <w:ins w:id="119" w:author="Сергей" w:date="2026-10-14T10:53:43Z">
              <w:r>
                <w:rPr>
                  <w:rFonts w:hint="default"/>
                  <w:i w:val="0"/>
                  <w:iCs/>
                  <w:color w:val="0E2841" w:themeColor="text2"/>
                  <w:sz w:val="32"/>
                  <w:szCs w:val="32"/>
                  <w:lang w:val="en-US"/>
                  <w:rPrChange w:id="120" w:author="Сергей" w:date="2026-10-14T10:53:58Z">
                    <w:rPr>
                      <w:rFonts w:hint="default"/>
                      <w:i/>
                      <w:color w:val="156082"/>
                      <w:sz w:val="32"/>
                      <w:szCs w:val="32"/>
                      <w:lang w:val="en-US"/>
                    </w:rPr>
                  </w:rPrChange>
                  <w14:textFill>
                    <w14:solidFill>
                      <w14:schemeClr w14:val="tx2"/>
                    </w14:solidFill>
                  </w14:textFill>
                </w:rPr>
                <w:t>Ta</w:t>
              </w:r>
            </w:ins>
            <w:ins w:id="121" w:author="Сергей" w:date="2026-10-14T10:53:45Z">
              <w:r>
                <w:rPr>
                  <w:rFonts w:hint="default"/>
                  <w:i w:val="0"/>
                  <w:iCs/>
                  <w:color w:val="0E2841" w:themeColor="text2"/>
                  <w:sz w:val="32"/>
                  <w:szCs w:val="32"/>
                  <w:lang w:val="en-US"/>
                  <w:rPrChange w:id="122" w:author="Сергей" w:date="2026-10-14T10:53:58Z">
                    <w:rPr>
                      <w:rFonts w:hint="default"/>
                      <w:i/>
                      <w:color w:val="156082"/>
                      <w:sz w:val="32"/>
                      <w:szCs w:val="32"/>
                      <w:lang w:val="en-US"/>
                    </w:rPr>
                  </w:rPrChange>
                  <w14:textFill>
                    <w14:solidFill>
                      <w14:schemeClr w14:val="tx2"/>
                    </w14:solidFill>
                  </w14:textFill>
                </w:rPr>
                <w:t>u</w:t>
              </w:r>
            </w:ins>
            <w:ins w:id="123" w:author="Сергей" w:date="2026-10-14T10:53:46Z">
              <w:r>
                <w:rPr>
                  <w:rFonts w:hint="default"/>
                  <w:i w:val="0"/>
                  <w:iCs/>
                  <w:color w:val="0E2841" w:themeColor="text2"/>
                  <w:sz w:val="32"/>
                  <w:szCs w:val="32"/>
                  <w:lang w:val="en-US"/>
                  <w:rPrChange w:id="124" w:author="Сергей" w:date="2026-10-14T10:53:58Z">
                    <w:rPr>
                      <w:rFonts w:hint="default"/>
                      <w:i/>
                      <w:color w:val="156082"/>
                      <w:sz w:val="32"/>
                      <w:szCs w:val="32"/>
                      <w:lang w:val="en-US"/>
                    </w:rPr>
                  </w:rPrChange>
                  <w14:textFill>
                    <w14:solidFill>
                      <w14:schemeClr w14:val="tx2"/>
                    </w14:solidFill>
                  </w14:textFill>
                </w:rPr>
                <w:t>fiq</w:t>
              </w:r>
            </w:ins>
            <w:ins w:id="125" w:author="Сергей" w:date="2026-10-14T10:53:47Z">
              <w:r>
                <w:rPr>
                  <w:rFonts w:hint="default"/>
                  <w:i w:val="0"/>
                  <w:iCs/>
                  <w:color w:val="0E2841" w:themeColor="text2"/>
                  <w:sz w:val="32"/>
                  <w:szCs w:val="32"/>
                  <w:lang w:val="en-US"/>
                  <w:rPrChange w:id="126" w:author="Сергей" w:date="2026-10-14T10:53:58Z">
                    <w:rPr>
                      <w:rFonts w:hint="default"/>
                      <w:i/>
                      <w:color w:val="156082"/>
                      <w:sz w:val="32"/>
                      <w:szCs w:val="32"/>
                      <w:lang w:val="en-US"/>
                    </w:rPr>
                  </w:rPrChange>
                  <w14:textFill>
                    <w14:solidFill>
                      <w14:schemeClr w14:val="tx2"/>
                    </w14:solidFill>
                  </w14:textFill>
                </w:rPr>
                <w:t>ue</w:t>
              </w:r>
            </w:ins>
            <w:ins w:id="127" w:author="Сергей" w:date="2026-10-14T10:53:48Z">
              <w:r>
                <w:rPr>
                  <w:rFonts w:hint="default"/>
                  <w:i w:val="0"/>
                  <w:iCs/>
                  <w:color w:val="0E2841" w:themeColor="text2"/>
                  <w:sz w:val="32"/>
                  <w:szCs w:val="32"/>
                  <w:lang w:val="en-US"/>
                  <w:rPrChange w:id="128" w:author="Сергей" w:date="2026-10-14T10:53:58Z">
                    <w:rPr>
                      <w:rFonts w:hint="default"/>
                      <w:i/>
                      <w:color w:val="156082"/>
                      <w:sz w:val="32"/>
                      <w:szCs w:val="32"/>
                      <w:lang w:val="en-US"/>
                    </w:rPr>
                  </w:rPrChange>
                  <w14:textFill>
                    <w14:solidFill>
                      <w14:schemeClr w14:val="tx2"/>
                    </w14:solidFill>
                  </w14:textFill>
                </w:rPr>
                <w:t xml:space="preserve"> A</w:t>
              </w:r>
            </w:ins>
            <w:ins w:id="129" w:author="Сергей" w:date="2026-10-14T10:53:49Z">
              <w:r>
                <w:rPr>
                  <w:rFonts w:hint="default"/>
                  <w:i w:val="0"/>
                  <w:iCs/>
                  <w:color w:val="0E2841" w:themeColor="text2"/>
                  <w:sz w:val="32"/>
                  <w:szCs w:val="32"/>
                  <w:lang w:val="en-US"/>
                  <w:rPrChange w:id="130" w:author="Сергей" w:date="2026-10-14T10:53:58Z">
                    <w:rPr>
                      <w:rFonts w:hint="default"/>
                      <w:i/>
                      <w:color w:val="156082"/>
                      <w:sz w:val="32"/>
                      <w:szCs w:val="32"/>
                      <w:lang w:val="en-US"/>
                    </w:rPr>
                  </w:rPrChange>
                  <w14:textFill>
                    <w14:solidFill>
                      <w14:schemeClr w14:val="tx2"/>
                    </w14:solidFill>
                  </w14:textFill>
                </w:rPr>
                <w:t>h</w:t>
              </w:r>
            </w:ins>
            <w:ins w:id="131" w:author="Сергей" w:date="2026-10-14T10:53:50Z">
              <w:r>
                <w:rPr>
                  <w:rFonts w:hint="default"/>
                  <w:i w:val="0"/>
                  <w:iCs/>
                  <w:color w:val="0E2841" w:themeColor="text2"/>
                  <w:sz w:val="32"/>
                  <w:szCs w:val="32"/>
                  <w:lang w:val="en-US"/>
                  <w:rPrChange w:id="132" w:author="Сергей" w:date="2026-10-14T10:53:58Z">
                    <w:rPr>
                      <w:rFonts w:hint="default"/>
                      <w:i/>
                      <w:color w:val="156082"/>
                      <w:sz w:val="32"/>
                      <w:szCs w:val="32"/>
                      <w:lang w:val="en-US"/>
                    </w:rPr>
                  </w:rPrChange>
                  <w14:textFill>
                    <w14:solidFill>
                      <w14:schemeClr w14:val="tx2"/>
                    </w14:solidFill>
                  </w14:textFill>
                </w:rPr>
                <w:t>me</w:t>
              </w:r>
            </w:ins>
            <w:ins w:id="133" w:author="Сергей" w:date="2026-10-14T10:53:51Z">
              <w:r>
                <w:rPr>
                  <w:rFonts w:hint="default"/>
                  <w:i w:val="0"/>
                  <w:iCs/>
                  <w:color w:val="0E2841" w:themeColor="text2"/>
                  <w:sz w:val="32"/>
                  <w:szCs w:val="32"/>
                  <w:lang w:val="en-US"/>
                  <w:rPrChange w:id="134" w:author="Сергей" w:date="2026-10-14T10:53:58Z">
                    <w:rPr>
                      <w:rFonts w:hint="default"/>
                      <w:i/>
                      <w:color w:val="156082"/>
                      <w:sz w:val="32"/>
                      <w:szCs w:val="32"/>
                      <w:lang w:val="en-US"/>
                    </w:rPr>
                  </w:rPrChange>
                  <w14:textFill>
                    <w14:solidFill>
                      <w14:schemeClr w14:val="tx2"/>
                    </w14:solidFill>
                  </w14:textFill>
                </w:rPr>
                <w:t>d</w:t>
              </w:r>
            </w:ins>
            <w:ins w:id="135" w:author="naomie mboma" w:date="2026-04-19T22:10:00Z">
              <w:del w:id="136" w:author="Сергей" w:date="2026-10-14T10:53:41Z">
                <w:r>
                  <w:rPr>
                    <w:i/>
                    <w:color w:val="156082"/>
                    <w:sz w:val="32"/>
                    <w:szCs w:val="32"/>
                  </w:rPr>
                  <w:delText>Muha</w:delText>
                </w:r>
              </w:del>
            </w:ins>
            <w:ins w:id="137" w:author="naomie mboma" w:date="2026-04-19T22:10:00Z">
              <w:del w:id="138" w:author="Сергей" w:date="2026-10-14T10:53:40Z">
                <w:r>
                  <w:rPr>
                    <w:i/>
                    <w:color w:val="156082"/>
                    <w:sz w:val="32"/>
                    <w:szCs w:val="32"/>
                  </w:rPr>
                  <w:delText>mmad l</w:delText>
                </w:r>
              </w:del>
            </w:ins>
            <w:ins w:id="139" w:author="naomie mboma" w:date="2026-04-19T22:10:00Z">
              <w:del w:id="140" w:author="Сергей" w:date="2026-10-14T10:53:39Z">
                <w:r>
                  <w:rPr>
                    <w:i/>
                    <w:color w:val="156082"/>
                    <w:sz w:val="32"/>
                    <w:szCs w:val="32"/>
                  </w:rPr>
                  <w:delText>qbal</w:delText>
                </w:r>
              </w:del>
            </w:ins>
          </w:p>
        </w:tc>
        <w:tc>
          <w:tcPr>
            <w:tcW w:w="5759" w:type="dxa"/>
            <w:tcBorders>
              <w:top w:val="nil"/>
              <w:left w:val="nil"/>
              <w:bottom w:val="nil"/>
              <w:right w:val="nil"/>
            </w:tcBorders>
          </w:tcPr>
          <w:p w14:paraId="2F796F2E">
            <w:pPr>
              <w:spacing w:line="480" w:lineRule="auto"/>
              <w:rPr>
                <w:color w:val="000000"/>
                <w:sz w:val="32"/>
                <w:szCs w:val="32"/>
              </w:rPr>
            </w:pPr>
          </w:p>
        </w:tc>
      </w:tr>
      <w:tr w14:paraId="4E558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56" w:type="dxa"/>
            <w:tcBorders>
              <w:top w:val="nil"/>
              <w:left w:val="nil"/>
              <w:bottom w:val="nil"/>
              <w:right w:val="nil"/>
            </w:tcBorders>
          </w:tcPr>
          <w:p w14:paraId="6A8415D4">
            <w:pPr>
              <w:spacing w:line="480" w:lineRule="auto"/>
              <w:rPr>
                <w:ins w:id="141" w:author="naomie mboma" w:date="2026-04-19T22:08:00Z"/>
                <w:i/>
                <w:color w:val="156082"/>
                <w:sz w:val="32"/>
                <w:szCs w:val="32"/>
              </w:rPr>
            </w:pPr>
            <w:r>
              <w:rPr>
                <w:i/>
                <w:color w:val="156082"/>
                <w:sz w:val="32"/>
                <w:szCs w:val="32"/>
              </w:rPr>
              <w:t>Assessment Due Date</w:t>
            </w:r>
          </w:p>
          <w:p w14:paraId="1B7FDA69">
            <w:pPr>
              <w:spacing w:line="480" w:lineRule="auto"/>
              <w:rPr>
                <w:i/>
                <w:color w:val="156082"/>
                <w:sz w:val="32"/>
                <w:szCs w:val="32"/>
              </w:rPr>
            </w:pPr>
            <w:ins w:id="142" w:author="Сергей" w:date="2026-10-14T10:55:06Z">
              <w:r>
                <w:rPr>
                  <w:rFonts w:hint="default"/>
                  <w:i w:val="0"/>
                  <w:iCs/>
                  <w:color w:val="0E2841" w:themeColor="text2"/>
                  <w:sz w:val="32"/>
                  <w:szCs w:val="32"/>
                  <w:lang w:val="en-US"/>
                  <w:rPrChange w:id="143" w:author="Сергей" w:date="2026-10-14T10:55:22Z">
                    <w:rPr>
                      <w:rFonts w:hint="default"/>
                      <w:i/>
                      <w:color w:val="156082"/>
                      <w:sz w:val="32"/>
                      <w:szCs w:val="32"/>
                      <w:lang w:val="en-US"/>
                    </w:rPr>
                  </w:rPrChange>
                  <w14:textFill>
                    <w14:solidFill>
                      <w14:schemeClr w14:val="tx2"/>
                    </w14:solidFill>
                  </w14:textFill>
                </w:rPr>
                <w:t>25</w:t>
              </w:r>
            </w:ins>
            <w:ins w:id="144" w:author="Сергей" w:date="2026-10-14T10:55:07Z">
              <w:r>
                <w:rPr>
                  <w:rFonts w:hint="default"/>
                  <w:i w:val="0"/>
                  <w:iCs/>
                  <w:color w:val="0E2841" w:themeColor="text2"/>
                  <w:sz w:val="32"/>
                  <w:szCs w:val="32"/>
                  <w:lang w:val="en-US"/>
                  <w:rPrChange w:id="145" w:author="Сергей" w:date="2026-10-14T10:55:22Z">
                    <w:rPr>
                      <w:rFonts w:hint="default"/>
                      <w:i/>
                      <w:color w:val="156082"/>
                      <w:sz w:val="32"/>
                      <w:szCs w:val="32"/>
                      <w:lang w:val="en-US"/>
                    </w:rPr>
                  </w:rPrChange>
                  <w14:textFill>
                    <w14:solidFill>
                      <w14:schemeClr w14:val="tx2"/>
                    </w14:solidFill>
                  </w14:textFill>
                </w:rPr>
                <w:t>.</w:t>
              </w:r>
            </w:ins>
            <w:ins w:id="146" w:author="Сергей" w:date="2026-10-14T10:55:12Z">
              <w:r>
                <w:rPr>
                  <w:rFonts w:hint="default"/>
                  <w:i w:val="0"/>
                  <w:iCs/>
                  <w:color w:val="0E2841" w:themeColor="text2"/>
                  <w:sz w:val="32"/>
                  <w:szCs w:val="32"/>
                  <w:lang w:val="en-US"/>
                  <w:rPrChange w:id="147" w:author="Сергей" w:date="2026-10-14T10:55:22Z">
                    <w:rPr>
                      <w:rFonts w:hint="default"/>
                      <w:i/>
                      <w:color w:val="156082"/>
                      <w:sz w:val="32"/>
                      <w:szCs w:val="32"/>
                      <w:lang w:val="en-US"/>
                    </w:rPr>
                  </w:rPrChange>
                  <w14:textFill>
                    <w14:solidFill>
                      <w14:schemeClr w14:val="tx2"/>
                    </w14:solidFill>
                  </w14:textFill>
                </w:rPr>
                <w:t>1</w:t>
              </w:r>
            </w:ins>
            <w:ins w:id="148" w:author="Сергей" w:date="2026-10-14T10:55:13Z">
              <w:r>
                <w:rPr>
                  <w:rFonts w:hint="default"/>
                  <w:i w:val="0"/>
                  <w:iCs/>
                  <w:color w:val="0E2841" w:themeColor="text2"/>
                  <w:sz w:val="32"/>
                  <w:szCs w:val="32"/>
                  <w:lang w:val="en-US"/>
                  <w:rPrChange w:id="149" w:author="Сергей" w:date="2026-10-14T10:55:22Z">
                    <w:rPr>
                      <w:rFonts w:hint="default"/>
                      <w:i/>
                      <w:color w:val="156082"/>
                      <w:sz w:val="32"/>
                      <w:szCs w:val="32"/>
                      <w:lang w:val="en-US"/>
                    </w:rPr>
                  </w:rPrChange>
                  <w14:textFill>
                    <w14:solidFill>
                      <w14:schemeClr w14:val="tx2"/>
                    </w14:solidFill>
                  </w14:textFill>
                </w:rPr>
                <w:t>0</w:t>
              </w:r>
            </w:ins>
            <w:ins w:id="150" w:author="Сергей" w:date="2026-10-14T10:55:14Z">
              <w:r>
                <w:rPr>
                  <w:rFonts w:hint="default"/>
                  <w:i w:val="0"/>
                  <w:iCs/>
                  <w:color w:val="0E2841" w:themeColor="text2"/>
                  <w:sz w:val="32"/>
                  <w:szCs w:val="32"/>
                  <w:lang w:val="en-US"/>
                  <w:rPrChange w:id="151" w:author="Сергей" w:date="2026-10-14T10:55:22Z">
                    <w:rPr>
                      <w:rFonts w:hint="default"/>
                      <w:i/>
                      <w:color w:val="156082"/>
                      <w:sz w:val="32"/>
                      <w:szCs w:val="32"/>
                      <w:lang w:val="en-US"/>
                    </w:rPr>
                  </w:rPrChange>
                  <w14:textFill>
                    <w14:solidFill>
                      <w14:schemeClr w14:val="tx2"/>
                    </w14:solidFill>
                  </w14:textFill>
                </w:rPr>
                <w:t>.</w:t>
              </w:r>
            </w:ins>
            <w:ins w:id="152" w:author="Сергей" w:date="2026-10-14T10:55:15Z">
              <w:r>
                <w:rPr>
                  <w:rFonts w:hint="default"/>
                  <w:i w:val="0"/>
                  <w:iCs/>
                  <w:color w:val="0E2841" w:themeColor="text2"/>
                  <w:sz w:val="32"/>
                  <w:szCs w:val="32"/>
                  <w:lang w:val="en-US"/>
                  <w:rPrChange w:id="153" w:author="Сергей" w:date="2026-10-14T10:55:22Z">
                    <w:rPr>
                      <w:rFonts w:hint="default"/>
                      <w:i/>
                      <w:color w:val="156082"/>
                      <w:sz w:val="32"/>
                      <w:szCs w:val="32"/>
                      <w:lang w:val="en-US"/>
                    </w:rPr>
                  </w:rPrChange>
                  <w14:textFill>
                    <w14:solidFill>
                      <w14:schemeClr w14:val="tx2"/>
                    </w14:solidFill>
                  </w14:textFill>
                </w:rPr>
                <w:t>2026</w:t>
              </w:r>
            </w:ins>
            <w:ins w:id="154" w:author="naomie mboma" w:date="2026-04-19T22:08:00Z">
              <w:del w:id="155" w:author="Сергей" w:date="2026-10-14T10:55:05Z">
                <w:r>
                  <w:rPr>
                    <w:i/>
                    <w:color w:val="156082"/>
                    <w:sz w:val="32"/>
                    <w:szCs w:val="32"/>
                  </w:rPr>
                  <w:delText>1</w:delText>
                </w:r>
              </w:del>
            </w:ins>
            <w:ins w:id="156" w:author="naomie mboma" w:date="2026-04-19T22:11:00Z">
              <w:del w:id="157" w:author="Сергей" w:date="2026-10-14T10:55:05Z">
                <w:r>
                  <w:rPr>
                    <w:i/>
                    <w:color w:val="156082"/>
                    <w:sz w:val="32"/>
                    <w:szCs w:val="32"/>
                  </w:rPr>
                  <w:delText>2</w:delText>
                </w:r>
              </w:del>
            </w:ins>
            <w:ins w:id="158" w:author="naomie mboma" w:date="2026-04-19T22:11:00Z">
              <w:del w:id="159" w:author="Сергей" w:date="2026-10-14T10:55:04Z">
                <w:r>
                  <w:rPr>
                    <w:i/>
                    <w:color w:val="156082"/>
                    <w:sz w:val="32"/>
                    <w:szCs w:val="32"/>
                  </w:rPr>
                  <w:delText>/03/20</w:delText>
                </w:r>
              </w:del>
            </w:ins>
            <w:ins w:id="160" w:author="naomie mboma" w:date="2026-04-19T22:11:00Z">
              <w:del w:id="161" w:author="Сергей" w:date="2026-10-14T10:55:03Z">
                <w:r>
                  <w:rPr>
                    <w:i/>
                    <w:color w:val="156082"/>
                    <w:sz w:val="32"/>
                    <w:szCs w:val="32"/>
                  </w:rPr>
                  <w:delText>26</w:delText>
                </w:r>
              </w:del>
            </w:ins>
          </w:p>
        </w:tc>
        <w:tc>
          <w:tcPr>
            <w:tcW w:w="5759" w:type="dxa"/>
            <w:tcBorders>
              <w:top w:val="nil"/>
              <w:left w:val="nil"/>
              <w:bottom w:val="nil"/>
              <w:right w:val="nil"/>
            </w:tcBorders>
          </w:tcPr>
          <w:p w14:paraId="12EAA1FF">
            <w:pPr>
              <w:spacing w:line="480" w:lineRule="auto"/>
              <w:rPr>
                <w:color w:val="000000"/>
                <w:sz w:val="32"/>
                <w:szCs w:val="32"/>
              </w:rPr>
            </w:pPr>
          </w:p>
        </w:tc>
      </w:tr>
      <w:tr w14:paraId="056D6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56" w:type="dxa"/>
            <w:tcBorders>
              <w:top w:val="nil"/>
              <w:left w:val="nil"/>
              <w:bottom w:val="nil"/>
              <w:right w:val="nil"/>
            </w:tcBorders>
          </w:tcPr>
          <w:p w14:paraId="487A957A">
            <w:pPr>
              <w:spacing w:line="480" w:lineRule="auto"/>
              <w:rPr>
                <w:ins w:id="162" w:author="naomie mboma" w:date="2026-04-19T22:08:00Z"/>
                <w:i/>
                <w:color w:val="156082"/>
                <w:sz w:val="32"/>
                <w:szCs w:val="32"/>
              </w:rPr>
            </w:pPr>
            <w:r>
              <w:rPr>
                <w:i/>
                <w:color w:val="156082"/>
                <w:sz w:val="32"/>
                <w:szCs w:val="32"/>
              </w:rPr>
              <w:t>Date of Submission</w:t>
            </w:r>
          </w:p>
          <w:p w14:paraId="4160E72B">
            <w:pPr>
              <w:spacing w:line="480" w:lineRule="auto"/>
              <w:rPr>
                <w:i/>
                <w:color w:val="156082"/>
                <w:sz w:val="32"/>
                <w:szCs w:val="32"/>
              </w:rPr>
            </w:pPr>
            <w:ins w:id="163" w:author="naomie mboma" w:date="2026-04-19T22:08:00Z">
              <w:del w:id="164" w:author="Сергей" w:date="2026-10-14T10:55:38Z">
                <w:r>
                  <w:rPr>
                    <w:i/>
                    <w:color w:val="156082"/>
                    <w:sz w:val="32"/>
                    <w:szCs w:val="32"/>
                  </w:rPr>
                  <w:delText>1</w:delText>
                </w:r>
              </w:del>
            </w:ins>
            <w:ins w:id="165" w:author="naomie mboma" w:date="2026-04-19T22:08:00Z">
              <w:del w:id="166" w:author="Сергей" w:date="2026-10-14T10:55:37Z">
                <w:r>
                  <w:rPr>
                    <w:i/>
                    <w:color w:val="156082"/>
                    <w:sz w:val="32"/>
                    <w:szCs w:val="32"/>
                  </w:rPr>
                  <w:delText>9/04</w:delText>
                </w:r>
              </w:del>
            </w:ins>
            <w:ins w:id="167" w:author="naomie mboma" w:date="2026-04-19T22:08:00Z">
              <w:del w:id="168" w:author="Сергей" w:date="2026-10-14T10:55:36Z">
                <w:r>
                  <w:rPr>
                    <w:i/>
                    <w:color w:val="156082"/>
                    <w:sz w:val="32"/>
                    <w:szCs w:val="32"/>
                  </w:rPr>
                  <w:delText>/</w:delText>
                </w:r>
              </w:del>
            </w:ins>
            <w:ins w:id="169" w:author="naomie mboma" w:date="2026-04-19T22:09:00Z">
              <w:del w:id="170" w:author="Сергей" w:date="2026-10-14T10:55:36Z">
                <w:r>
                  <w:rPr>
                    <w:i/>
                    <w:color w:val="156082"/>
                    <w:sz w:val="32"/>
                    <w:szCs w:val="32"/>
                  </w:rPr>
                  <w:delText>202</w:delText>
                </w:r>
              </w:del>
            </w:ins>
            <w:ins w:id="171" w:author="naomie mboma" w:date="2026-04-19T22:09:00Z">
              <w:del w:id="172" w:author="Сергей" w:date="2026-10-14T10:55:35Z">
                <w:r>
                  <w:rPr>
                    <w:i/>
                    <w:color w:val="156082"/>
                    <w:sz w:val="32"/>
                    <w:szCs w:val="32"/>
                  </w:rPr>
                  <w:delText>6</w:delText>
                </w:r>
              </w:del>
            </w:ins>
          </w:p>
        </w:tc>
        <w:tc>
          <w:tcPr>
            <w:tcW w:w="5759" w:type="dxa"/>
            <w:tcBorders>
              <w:top w:val="nil"/>
              <w:left w:val="nil"/>
              <w:bottom w:val="nil"/>
              <w:right w:val="nil"/>
            </w:tcBorders>
          </w:tcPr>
          <w:p w14:paraId="3D912CB8">
            <w:pPr>
              <w:spacing w:line="480" w:lineRule="auto"/>
              <w:rPr>
                <w:color w:val="000000"/>
                <w:sz w:val="32"/>
                <w:szCs w:val="32"/>
              </w:rPr>
            </w:pPr>
          </w:p>
        </w:tc>
      </w:tr>
    </w:tbl>
    <w:p w14:paraId="406FCFDF">
      <w:pPr>
        <w:rPr>
          <w:b/>
          <w:color w:val="156082"/>
          <w:sz w:val="32"/>
          <w:szCs w:val="32"/>
        </w:rPr>
      </w:pPr>
      <w:r>
        <w:rPr>
          <w:b/>
          <w:color w:val="156082"/>
          <w:sz w:val="32"/>
          <w:szCs w:val="32"/>
        </w:rPr>
        <w:t>Use of AI Tools</w:t>
      </w:r>
    </w:p>
    <w:p w14:paraId="1C867621">
      <w:pPr>
        <w:rPr>
          <w:del w:id="173" w:author="Сергей" w:date="2026-10-14T10:58:37Z"/>
          <w:rFonts w:hint="default" w:ascii="Quattrocento Sans" w:hAnsi="Quattrocento Sans" w:eastAsia="Quattrocento Sans" w:cs="Quattrocento Sans"/>
          <w:b/>
          <w:color w:val="FF0000"/>
          <w:highlight w:val="white"/>
          <w:lang w:val="ru-RU"/>
        </w:rPr>
      </w:pPr>
      <w:del w:id="174" w:author="Сергей" w:date="2026-10-14T10:58:37Z">
        <w:r>
          <w:rPr>
            <w:rFonts w:ascii="Quattrocento Sans" w:hAnsi="Quattrocento Sans" w:eastAsia="Quattrocento Sans" w:cs="Quattrocento Sans"/>
            <w:b/>
            <w:color w:val="FF0000"/>
            <w:highlight w:val="white"/>
          </w:rPr>
          <w:delText>Choose the statement that fits your work and delete the other.</w:delText>
        </w:r>
      </w:del>
    </w:p>
    <w:p w14:paraId="584DB04B">
      <w:pPr>
        <w:rPr>
          <w:ins w:id="175" w:author="Сергей" w:date="2026-10-14T11:07:43Z"/>
          <w:b/>
          <w:sz w:val="28"/>
          <w:szCs w:val="28"/>
        </w:rPr>
      </w:pPr>
      <w:r>
        <w:rPr>
          <w:sz w:val="28"/>
          <w:szCs w:val="28"/>
        </w:rPr>
        <w:t xml:space="preserve">I acknowledge the use of </w:t>
      </w:r>
      <w:r>
        <w:rPr>
          <w:b/>
          <w:sz w:val="28"/>
          <w:szCs w:val="28"/>
        </w:rPr>
        <w:t>[</w:t>
      </w:r>
      <w:ins w:id="176" w:author="Сергей" w:date="2026-10-14T11:04:27Z">
        <w:r>
          <w:rPr>
            <w:rFonts w:hint="default"/>
            <w:b/>
            <w:color w:val="0E2841" w:themeColor="text2"/>
            <w:sz w:val="28"/>
            <w:szCs w:val="28"/>
            <w:lang w:val="en-US"/>
            <w:rPrChange w:id="177" w:author="Сергей" w:date="2026-10-14T11:07:56Z">
              <w:rPr>
                <w:rFonts w:hint="default"/>
                <w:b/>
                <w:sz w:val="28"/>
                <w:szCs w:val="28"/>
                <w:lang w:val="en-US"/>
              </w:rPr>
            </w:rPrChange>
            <w14:textFill>
              <w14:solidFill>
                <w14:schemeClr w14:val="tx2"/>
              </w14:solidFill>
            </w14:textFill>
          </w:rPr>
          <w:t>G</w:t>
        </w:r>
      </w:ins>
      <w:ins w:id="178" w:author="Сергей" w:date="2026-10-14T11:04:28Z">
        <w:r>
          <w:rPr>
            <w:rFonts w:hint="default"/>
            <w:b/>
            <w:color w:val="0E2841" w:themeColor="text2"/>
            <w:sz w:val="28"/>
            <w:szCs w:val="28"/>
            <w:lang w:val="en-US"/>
            <w:rPrChange w:id="179" w:author="Сергей" w:date="2026-10-14T11:07:56Z">
              <w:rPr>
                <w:rFonts w:hint="default"/>
                <w:b/>
                <w:sz w:val="28"/>
                <w:szCs w:val="28"/>
                <w:lang w:val="en-US"/>
              </w:rPr>
            </w:rPrChange>
            <w14:textFill>
              <w14:solidFill>
                <w14:schemeClr w14:val="tx2"/>
              </w14:solidFill>
            </w14:textFill>
          </w:rPr>
          <w:t>o</w:t>
        </w:r>
      </w:ins>
      <w:ins w:id="180" w:author="Сергей" w:date="2026-10-14T11:04:29Z">
        <w:r>
          <w:rPr>
            <w:rFonts w:hint="default"/>
            <w:b/>
            <w:color w:val="0E2841" w:themeColor="text2"/>
            <w:sz w:val="28"/>
            <w:szCs w:val="28"/>
            <w:lang w:val="en-US"/>
            <w:rPrChange w:id="181" w:author="Сергей" w:date="2026-10-14T11:07:56Z">
              <w:rPr>
                <w:rFonts w:hint="default"/>
                <w:b/>
                <w:sz w:val="28"/>
                <w:szCs w:val="28"/>
                <w:lang w:val="en-US"/>
              </w:rPr>
            </w:rPrChange>
            <w14:textFill>
              <w14:solidFill>
                <w14:schemeClr w14:val="tx2"/>
              </w14:solidFill>
            </w14:textFill>
          </w:rPr>
          <w:t>o</w:t>
        </w:r>
      </w:ins>
      <w:ins w:id="182" w:author="Сергей" w:date="2026-10-14T11:04:31Z">
        <w:r>
          <w:rPr>
            <w:rFonts w:hint="default"/>
            <w:b/>
            <w:color w:val="0E2841" w:themeColor="text2"/>
            <w:sz w:val="28"/>
            <w:szCs w:val="28"/>
            <w:lang w:val="en-US"/>
            <w:rPrChange w:id="183" w:author="Сергей" w:date="2026-10-14T11:07:56Z">
              <w:rPr>
                <w:rFonts w:hint="default"/>
                <w:b/>
                <w:sz w:val="28"/>
                <w:szCs w:val="28"/>
                <w:lang w:val="en-US"/>
              </w:rPr>
            </w:rPrChange>
            <w14:textFill>
              <w14:solidFill>
                <w14:schemeClr w14:val="tx2"/>
              </w14:solidFill>
            </w14:textFill>
          </w:rPr>
          <w:t>g</w:t>
        </w:r>
      </w:ins>
      <w:ins w:id="184" w:author="Сергей" w:date="2026-10-14T11:04:32Z">
        <w:r>
          <w:rPr>
            <w:rFonts w:hint="default"/>
            <w:b/>
            <w:color w:val="0E2841" w:themeColor="text2"/>
            <w:sz w:val="28"/>
            <w:szCs w:val="28"/>
            <w:lang w:val="en-US"/>
            <w:rPrChange w:id="185" w:author="Сергей" w:date="2026-10-14T11:07:56Z">
              <w:rPr>
                <w:rFonts w:hint="default"/>
                <w:b/>
                <w:sz w:val="28"/>
                <w:szCs w:val="28"/>
                <w:lang w:val="en-US"/>
              </w:rPr>
            </w:rPrChange>
            <w14:textFill>
              <w14:solidFill>
                <w14:schemeClr w14:val="tx2"/>
              </w14:solidFill>
            </w14:textFill>
          </w:rPr>
          <w:t>le</w:t>
        </w:r>
      </w:ins>
      <w:ins w:id="186" w:author="Сергей" w:date="2026-10-14T11:04:33Z">
        <w:r>
          <w:rPr>
            <w:rFonts w:hint="default"/>
            <w:b/>
            <w:color w:val="0E2841" w:themeColor="text2"/>
            <w:sz w:val="28"/>
            <w:szCs w:val="28"/>
            <w:lang w:val="en-US"/>
            <w:rPrChange w:id="187" w:author="Сергей" w:date="2026-10-14T11:07:56Z">
              <w:rPr>
                <w:rFonts w:hint="default"/>
                <w:b/>
                <w:sz w:val="28"/>
                <w:szCs w:val="28"/>
                <w:lang w:val="en-US"/>
              </w:rPr>
            </w:rPrChange>
            <w14:textFill>
              <w14:solidFill>
                <w14:schemeClr w14:val="tx2"/>
              </w14:solidFill>
            </w14:textFill>
          </w:rPr>
          <w:t xml:space="preserve"> </w:t>
        </w:r>
      </w:ins>
      <w:ins w:id="188" w:author="Сергей" w:date="2026-10-14T11:04:34Z">
        <w:r>
          <w:rPr>
            <w:rFonts w:hint="default"/>
            <w:b/>
            <w:color w:val="0E2841" w:themeColor="text2"/>
            <w:sz w:val="28"/>
            <w:szCs w:val="28"/>
            <w:lang w:val="en-US"/>
            <w:rPrChange w:id="189" w:author="Сергей" w:date="2026-10-14T11:07:56Z">
              <w:rPr>
                <w:rFonts w:hint="default"/>
                <w:b/>
                <w:sz w:val="28"/>
                <w:szCs w:val="28"/>
                <w:lang w:val="en-US"/>
              </w:rPr>
            </w:rPrChange>
            <w14:textFill>
              <w14:solidFill>
                <w14:schemeClr w14:val="tx2"/>
              </w14:solidFill>
            </w14:textFill>
          </w:rPr>
          <w:t>As</w:t>
        </w:r>
      </w:ins>
      <w:ins w:id="190" w:author="Сергей" w:date="2026-10-14T11:04:37Z">
        <w:r>
          <w:rPr>
            <w:rFonts w:hint="default"/>
            <w:b/>
            <w:color w:val="0E2841" w:themeColor="text2"/>
            <w:sz w:val="28"/>
            <w:szCs w:val="28"/>
            <w:lang w:val="en-US"/>
            <w:rPrChange w:id="191" w:author="Сергей" w:date="2026-10-14T11:07:56Z">
              <w:rPr>
                <w:rFonts w:hint="default"/>
                <w:b/>
                <w:sz w:val="28"/>
                <w:szCs w:val="28"/>
                <w:lang w:val="en-US"/>
              </w:rPr>
            </w:rPrChange>
            <w14:textFill>
              <w14:solidFill>
                <w14:schemeClr w14:val="tx2"/>
              </w14:solidFill>
            </w14:textFill>
          </w:rPr>
          <w:t>s</w:t>
        </w:r>
      </w:ins>
      <w:ins w:id="192" w:author="Сергей" w:date="2026-10-14T11:04:38Z">
        <w:r>
          <w:rPr>
            <w:rFonts w:hint="default"/>
            <w:b/>
            <w:color w:val="0E2841" w:themeColor="text2"/>
            <w:sz w:val="28"/>
            <w:szCs w:val="28"/>
            <w:lang w:val="en-US"/>
            <w:rPrChange w:id="193" w:author="Сергей" w:date="2026-10-14T11:07:56Z">
              <w:rPr>
                <w:rFonts w:hint="default"/>
                <w:b/>
                <w:sz w:val="28"/>
                <w:szCs w:val="28"/>
                <w:lang w:val="en-US"/>
              </w:rPr>
            </w:rPrChange>
            <w14:textFill>
              <w14:solidFill>
                <w14:schemeClr w14:val="tx2"/>
              </w14:solidFill>
            </w14:textFill>
          </w:rPr>
          <w:t>is</w:t>
        </w:r>
      </w:ins>
      <w:ins w:id="194" w:author="Сергей" w:date="2026-10-14T11:04:39Z">
        <w:r>
          <w:rPr>
            <w:rFonts w:hint="default"/>
            <w:b/>
            <w:color w:val="0E2841" w:themeColor="text2"/>
            <w:sz w:val="28"/>
            <w:szCs w:val="28"/>
            <w:lang w:val="en-US"/>
            <w:rPrChange w:id="195" w:author="Сергей" w:date="2026-10-14T11:07:56Z">
              <w:rPr>
                <w:rFonts w:hint="default"/>
                <w:b/>
                <w:sz w:val="28"/>
                <w:szCs w:val="28"/>
                <w:lang w:val="en-US"/>
              </w:rPr>
            </w:rPrChange>
            <w14:textFill>
              <w14:solidFill>
                <w14:schemeClr w14:val="tx2"/>
              </w14:solidFill>
            </w14:textFill>
          </w:rPr>
          <w:t>tan</w:t>
        </w:r>
      </w:ins>
      <w:ins w:id="196" w:author="Сергей" w:date="2026-10-14T11:04:40Z">
        <w:r>
          <w:rPr>
            <w:rFonts w:hint="default"/>
            <w:b/>
            <w:color w:val="0E2841" w:themeColor="text2"/>
            <w:sz w:val="28"/>
            <w:szCs w:val="28"/>
            <w:lang w:val="en-US"/>
            <w:rPrChange w:id="197" w:author="Сергей" w:date="2026-10-14T11:07:56Z">
              <w:rPr>
                <w:rFonts w:hint="default"/>
                <w:b/>
                <w:sz w:val="28"/>
                <w:szCs w:val="28"/>
                <w:lang w:val="en-US"/>
              </w:rPr>
            </w:rPrChange>
            <w14:textFill>
              <w14:solidFill>
                <w14:schemeClr w14:val="tx2"/>
              </w14:solidFill>
            </w14:textFill>
          </w:rPr>
          <w:t>t</w:t>
        </w:r>
      </w:ins>
      <w:del w:id="198" w:author="Сергей" w:date="2026-10-14T11:04:21Z">
        <w:r>
          <w:rPr>
            <w:b/>
            <w:sz w:val="28"/>
            <w:szCs w:val="28"/>
          </w:rPr>
          <w:delText>e</w:delText>
        </w:r>
      </w:del>
      <w:del w:id="199" w:author="Сергей" w:date="2026-10-14T11:04:20Z">
        <w:r>
          <w:rPr>
            <w:b/>
            <w:sz w:val="28"/>
            <w:szCs w:val="28"/>
          </w:rPr>
          <w:delText>nter name of the AI tool you used</w:delText>
        </w:r>
      </w:del>
      <w:r>
        <w:rPr>
          <w:b/>
          <w:sz w:val="28"/>
          <w:szCs w:val="28"/>
        </w:rPr>
        <w:t>]</w:t>
      </w:r>
      <w:r>
        <w:rPr>
          <w:sz w:val="28"/>
          <w:szCs w:val="28"/>
        </w:rPr>
        <w:t xml:space="preserve"> for the purpose of </w:t>
      </w:r>
      <w:r>
        <w:rPr>
          <w:b/>
          <w:sz w:val="28"/>
          <w:szCs w:val="28"/>
        </w:rPr>
        <w:t>[</w:t>
      </w:r>
      <w:ins w:id="200" w:author="Сергей" w:date="2026-10-14T11:06:15Z">
        <w:r>
          <w:rPr>
            <w:rFonts w:hint="default"/>
            <w:b/>
            <w:color w:val="0E2841" w:themeColor="text2"/>
            <w:sz w:val="28"/>
            <w:szCs w:val="28"/>
            <w:lang w:val="en-US"/>
            <w:rPrChange w:id="201" w:author="Сергей" w:date="2026-10-14T11:08:02Z">
              <w:rPr>
                <w:rFonts w:hint="default"/>
                <w:b/>
                <w:sz w:val="28"/>
                <w:szCs w:val="28"/>
                <w:lang w:val="en-US"/>
              </w:rPr>
            </w:rPrChange>
            <w14:textFill>
              <w14:solidFill>
                <w14:schemeClr w14:val="tx2"/>
              </w14:solidFill>
            </w14:textFill>
          </w:rPr>
          <w:t>im</w:t>
        </w:r>
      </w:ins>
      <w:ins w:id="202" w:author="Сергей" w:date="2026-10-14T11:06:16Z">
        <w:r>
          <w:rPr>
            <w:rFonts w:hint="default"/>
            <w:b/>
            <w:color w:val="0E2841" w:themeColor="text2"/>
            <w:sz w:val="28"/>
            <w:szCs w:val="28"/>
            <w:lang w:val="en-US"/>
            <w:rPrChange w:id="203" w:author="Сергей" w:date="2026-10-14T11:08:02Z">
              <w:rPr>
                <w:rFonts w:hint="default"/>
                <w:b/>
                <w:sz w:val="28"/>
                <w:szCs w:val="28"/>
                <w:lang w:val="en-US"/>
              </w:rPr>
            </w:rPrChange>
            <w14:textFill>
              <w14:solidFill>
                <w14:schemeClr w14:val="tx2"/>
              </w14:solidFill>
            </w14:textFill>
          </w:rPr>
          <w:t>p</w:t>
        </w:r>
      </w:ins>
      <w:ins w:id="204" w:author="Сергей" w:date="2026-10-14T11:06:19Z">
        <w:r>
          <w:rPr>
            <w:rFonts w:hint="default"/>
            <w:b/>
            <w:color w:val="0E2841" w:themeColor="text2"/>
            <w:sz w:val="28"/>
            <w:szCs w:val="28"/>
            <w:lang w:val="en-US"/>
            <w:rPrChange w:id="205" w:author="Сергей" w:date="2026-10-14T11:08:02Z">
              <w:rPr>
                <w:rFonts w:hint="default"/>
                <w:b/>
                <w:sz w:val="28"/>
                <w:szCs w:val="28"/>
                <w:lang w:val="en-US"/>
              </w:rPr>
            </w:rPrChange>
            <w14:textFill>
              <w14:solidFill>
                <w14:schemeClr w14:val="tx2"/>
              </w14:solidFill>
            </w14:textFill>
          </w:rPr>
          <w:t>ro</w:t>
        </w:r>
      </w:ins>
      <w:ins w:id="206" w:author="Сергей" w:date="2026-10-14T11:06:20Z">
        <w:r>
          <w:rPr>
            <w:rFonts w:hint="default"/>
            <w:b/>
            <w:color w:val="0E2841" w:themeColor="text2"/>
            <w:sz w:val="28"/>
            <w:szCs w:val="28"/>
            <w:lang w:val="en-US"/>
            <w:rPrChange w:id="207" w:author="Сергей" w:date="2026-10-14T11:08:02Z">
              <w:rPr>
                <w:rFonts w:hint="default"/>
                <w:b/>
                <w:sz w:val="28"/>
                <w:szCs w:val="28"/>
                <w:lang w:val="en-US"/>
              </w:rPr>
            </w:rPrChange>
            <w14:textFill>
              <w14:solidFill>
                <w14:schemeClr w14:val="tx2"/>
              </w14:solidFill>
            </w14:textFill>
          </w:rPr>
          <w:t>vin</w:t>
        </w:r>
      </w:ins>
      <w:ins w:id="208" w:author="Сергей" w:date="2026-10-14T11:06:21Z">
        <w:r>
          <w:rPr>
            <w:rFonts w:hint="default"/>
            <w:b/>
            <w:color w:val="0E2841" w:themeColor="text2"/>
            <w:sz w:val="28"/>
            <w:szCs w:val="28"/>
            <w:lang w:val="en-US"/>
            <w:rPrChange w:id="209" w:author="Сергей" w:date="2026-10-14T11:08:02Z">
              <w:rPr>
                <w:rFonts w:hint="default"/>
                <w:b/>
                <w:sz w:val="28"/>
                <w:szCs w:val="28"/>
                <w:lang w:val="en-US"/>
              </w:rPr>
            </w:rPrChange>
            <w14:textFill>
              <w14:solidFill>
                <w14:schemeClr w14:val="tx2"/>
              </w14:solidFill>
            </w14:textFill>
          </w:rPr>
          <w:t xml:space="preserve">g </w:t>
        </w:r>
      </w:ins>
      <w:ins w:id="210" w:author="Сергей" w:date="2026-10-14T11:06:22Z">
        <w:r>
          <w:rPr>
            <w:rFonts w:hint="default"/>
            <w:b/>
            <w:color w:val="0E2841" w:themeColor="text2"/>
            <w:sz w:val="28"/>
            <w:szCs w:val="28"/>
            <w:lang w:val="en-US"/>
            <w:rPrChange w:id="211" w:author="Сергей" w:date="2026-10-14T11:08:02Z">
              <w:rPr>
                <w:rFonts w:hint="default"/>
                <w:b/>
                <w:sz w:val="28"/>
                <w:szCs w:val="28"/>
                <w:lang w:val="en-US"/>
              </w:rPr>
            </w:rPrChange>
            <w14:textFill>
              <w14:solidFill>
                <w14:schemeClr w14:val="tx2"/>
              </w14:solidFill>
            </w14:textFill>
          </w:rPr>
          <w:t>my</w:t>
        </w:r>
      </w:ins>
      <w:ins w:id="212" w:author="Сергей" w:date="2026-10-14T11:06:23Z">
        <w:r>
          <w:rPr>
            <w:rFonts w:hint="default"/>
            <w:b/>
            <w:color w:val="0E2841" w:themeColor="text2"/>
            <w:sz w:val="28"/>
            <w:szCs w:val="28"/>
            <w:lang w:val="en-US"/>
            <w:rPrChange w:id="213" w:author="Сергей" w:date="2026-10-14T11:08:02Z">
              <w:rPr>
                <w:rFonts w:hint="default"/>
                <w:b/>
                <w:sz w:val="28"/>
                <w:szCs w:val="28"/>
                <w:lang w:val="en-US"/>
              </w:rPr>
            </w:rPrChange>
            <w14:textFill>
              <w14:solidFill>
                <w14:schemeClr w14:val="tx2"/>
              </w14:solidFill>
            </w14:textFill>
          </w:rPr>
          <w:t xml:space="preserve"> E</w:t>
        </w:r>
      </w:ins>
      <w:ins w:id="214" w:author="Сергей" w:date="2026-10-14T11:06:24Z">
        <w:r>
          <w:rPr>
            <w:rFonts w:hint="default"/>
            <w:b/>
            <w:color w:val="0E2841" w:themeColor="text2"/>
            <w:sz w:val="28"/>
            <w:szCs w:val="28"/>
            <w:lang w:val="en-US"/>
            <w:rPrChange w:id="215" w:author="Сергей" w:date="2026-10-14T11:08:02Z">
              <w:rPr>
                <w:rFonts w:hint="default"/>
                <w:b/>
                <w:sz w:val="28"/>
                <w:szCs w:val="28"/>
                <w:lang w:val="en-US"/>
              </w:rPr>
            </w:rPrChange>
            <w14:textFill>
              <w14:solidFill>
                <w14:schemeClr w14:val="tx2"/>
              </w14:solidFill>
            </w14:textFill>
          </w:rPr>
          <w:t>ngl</w:t>
        </w:r>
      </w:ins>
      <w:ins w:id="216" w:author="Сергей" w:date="2026-10-14T11:06:25Z">
        <w:r>
          <w:rPr>
            <w:rFonts w:hint="default"/>
            <w:b/>
            <w:color w:val="0E2841" w:themeColor="text2"/>
            <w:sz w:val="28"/>
            <w:szCs w:val="28"/>
            <w:lang w:val="en-US"/>
            <w:rPrChange w:id="217" w:author="Сергей" w:date="2026-10-14T11:08:02Z">
              <w:rPr>
                <w:rFonts w:hint="default"/>
                <w:b/>
                <w:sz w:val="28"/>
                <w:szCs w:val="28"/>
                <w:lang w:val="en-US"/>
              </w:rPr>
            </w:rPrChange>
            <w14:textFill>
              <w14:solidFill>
                <w14:schemeClr w14:val="tx2"/>
              </w14:solidFill>
            </w14:textFill>
          </w:rPr>
          <w:t>is</w:t>
        </w:r>
      </w:ins>
      <w:ins w:id="218" w:author="Сергей" w:date="2026-10-14T11:06:26Z">
        <w:r>
          <w:rPr>
            <w:rFonts w:hint="default"/>
            <w:b/>
            <w:color w:val="0E2841" w:themeColor="text2"/>
            <w:sz w:val="28"/>
            <w:szCs w:val="28"/>
            <w:lang w:val="en-US"/>
            <w:rPrChange w:id="219" w:author="Сергей" w:date="2026-10-14T11:08:02Z">
              <w:rPr>
                <w:rFonts w:hint="default"/>
                <w:b/>
                <w:sz w:val="28"/>
                <w:szCs w:val="28"/>
                <w:lang w:val="en-US"/>
              </w:rPr>
            </w:rPrChange>
            <w14:textFill>
              <w14:solidFill>
                <w14:schemeClr w14:val="tx2"/>
              </w14:solidFill>
            </w14:textFill>
          </w:rPr>
          <w:t>h</w:t>
        </w:r>
      </w:ins>
      <w:ins w:id="220" w:author="Сергей" w:date="2026-10-14T11:06:27Z">
        <w:r>
          <w:rPr>
            <w:rFonts w:hint="default"/>
            <w:b/>
            <w:color w:val="0E2841" w:themeColor="text2"/>
            <w:sz w:val="28"/>
            <w:szCs w:val="28"/>
            <w:lang w:val="en-US"/>
            <w:rPrChange w:id="221" w:author="Сергей" w:date="2026-10-14T11:08:02Z">
              <w:rPr>
                <w:rFonts w:hint="default"/>
                <w:b/>
                <w:sz w:val="28"/>
                <w:szCs w:val="28"/>
                <w:lang w:val="en-US"/>
              </w:rPr>
            </w:rPrChange>
            <w14:textFill>
              <w14:solidFill>
                <w14:schemeClr w14:val="tx2"/>
              </w14:solidFill>
            </w14:textFill>
          </w:rPr>
          <w:t xml:space="preserve"> </w:t>
        </w:r>
      </w:ins>
      <w:ins w:id="222" w:author="Сергей" w:date="2026-10-14T11:06:28Z">
        <w:r>
          <w:rPr>
            <w:rFonts w:hint="default"/>
            <w:b/>
            <w:color w:val="0E2841" w:themeColor="text2"/>
            <w:sz w:val="28"/>
            <w:szCs w:val="28"/>
            <w:lang w:val="en-US"/>
            <w:rPrChange w:id="223" w:author="Сергей" w:date="2026-10-14T11:08:02Z">
              <w:rPr>
                <w:rFonts w:hint="default"/>
                <w:b/>
                <w:sz w:val="28"/>
                <w:szCs w:val="28"/>
                <w:lang w:val="en-US"/>
              </w:rPr>
            </w:rPrChange>
            <w14:textFill>
              <w14:solidFill>
                <w14:schemeClr w14:val="tx2"/>
              </w14:solidFill>
            </w14:textFill>
          </w:rPr>
          <w:t>gr</w:t>
        </w:r>
      </w:ins>
      <w:ins w:id="224" w:author="Сергей" w:date="2026-10-14T11:06:29Z">
        <w:r>
          <w:rPr>
            <w:rFonts w:hint="default"/>
            <w:b/>
            <w:color w:val="0E2841" w:themeColor="text2"/>
            <w:sz w:val="28"/>
            <w:szCs w:val="28"/>
            <w:lang w:val="en-US"/>
            <w:rPrChange w:id="225" w:author="Сергей" w:date="2026-10-14T11:08:02Z">
              <w:rPr>
                <w:rFonts w:hint="default"/>
                <w:b/>
                <w:sz w:val="28"/>
                <w:szCs w:val="28"/>
                <w:lang w:val="en-US"/>
              </w:rPr>
            </w:rPrChange>
            <w14:textFill>
              <w14:solidFill>
                <w14:schemeClr w14:val="tx2"/>
              </w14:solidFill>
            </w14:textFill>
          </w:rPr>
          <w:t>amm</w:t>
        </w:r>
      </w:ins>
      <w:ins w:id="226" w:author="Сергей" w:date="2026-10-14T11:06:30Z">
        <w:r>
          <w:rPr>
            <w:rFonts w:hint="default"/>
            <w:b/>
            <w:color w:val="0E2841" w:themeColor="text2"/>
            <w:sz w:val="28"/>
            <w:szCs w:val="28"/>
            <w:lang w:val="en-US"/>
            <w:rPrChange w:id="227" w:author="Сергей" w:date="2026-10-14T11:08:02Z">
              <w:rPr>
                <w:rFonts w:hint="default"/>
                <w:b/>
                <w:sz w:val="28"/>
                <w:szCs w:val="28"/>
                <w:lang w:val="en-US"/>
              </w:rPr>
            </w:rPrChange>
            <w14:textFill>
              <w14:solidFill>
                <w14:schemeClr w14:val="tx2"/>
              </w14:solidFill>
            </w14:textFill>
          </w:rPr>
          <w:t>ar</w:t>
        </w:r>
      </w:ins>
      <w:ins w:id="228" w:author="Сергей" w:date="2026-10-14T11:06:31Z">
        <w:r>
          <w:rPr>
            <w:rFonts w:hint="default"/>
            <w:b/>
            <w:color w:val="0E2841" w:themeColor="text2"/>
            <w:sz w:val="28"/>
            <w:szCs w:val="28"/>
            <w:lang w:val="en-US"/>
            <w:rPrChange w:id="229" w:author="Сергей" w:date="2026-10-14T11:08:02Z">
              <w:rPr>
                <w:rFonts w:hint="default"/>
                <w:b/>
                <w:sz w:val="28"/>
                <w:szCs w:val="28"/>
                <w:lang w:val="en-US"/>
              </w:rPr>
            </w:rPrChange>
            <w14:textFill>
              <w14:solidFill>
                <w14:schemeClr w14:val="tx2"/>
              </w14:solidFill>
            </w14:textFill>
          </w:rPr>
          <w:t xml:space="preserve">, </w:t>
        </w:r>
      </w:ins>
      <w:ins w:id="230" w:author="Сергей" w:date="2026-10-14T11:06:32Z">
        <w:r>
          <w:rPr>
            <w:rFonts w:hint="default"/>
            <w:b/>
            <w:color w:val="0E2841" w:themeColor="text2"/>
            <w:sz w:val="28"/>
            <w:szCs w:val="28"/>
            <w:lang w:val="en-US"/>
            <w:rPrChange w:id="231" w:author="Сергей" w:date="2026-10-14T11:08:02Z">
              <w:rPr>
                <w:rFonts w:hint="default"/>
                <w:b/>
                <w:sz w:val="28"/>
                <w:szCs w:val="28"/>
                <w:lang w:val="en-US"/>
              </w:rPr>
            </w:rPrChange>
            <w14:textFill>
              <w14:solidFill>
                <w14:schemeClr w14:val="tx2"/>
              </w14:solidFill>
            </w14:textFill>
          </w:rPr>
          <w:t>ex</w:t>
        </w:r>
      </w:ins>
      <w:ins w:id="232" w:author="Сергей" w:date="2026-10-14T11:06:33Z">
        <w:r>
          <w:rPr>
            <w:rFonts w:hint="default"/>
            <w:b/>
            <w:color w:val="0E2841" w:themeColor="text2"/>
            <w:sz w:val="28"/>
            <w:szCs w:val="28"/>
            <w:lang w:val="en-US"/>
            <w:rPrChange w:id="233" w:author="Сергей" w:date="2026-10-14T11:08:02Z">
              <w:rPr>
                <w:rFonts w:hint="default"/>
                <w:b/>
                <w:sz w:val="28"/>
                <w:szCs w:val="28"/>
                <w:lang w:val="en-US"/>
              </w:rPr>
            </w:rPrChange>
            <w14:textFill>
              <w14:solidFill>
                <w14:schemeClr w14:val="tx2"/>
              </w14:solidFill>
            </w14:textFill>
          </w:rPr>
          <w:t>p</w:t>
        </w:r>
      </w:ins>
      <w:ins w:id="234" w:author="Сергей" w:date="2026-10-14T11:06:34Z">
        <w:r>
          <w:rPr>
            <w:rFonts w:hint="default"/>
            <w:b/>
            <w:color w:val="0E2841" w:themeColor="text2"/>
            <w:sz w:val="28"/>
            <w:szCs w:val="28"/>
            <w:lang w:val="en-US"/>
            <w:rPrChange w:id="235" w:author="Сергей" w:date="2026-10-14T11:08:02Z">
              <w:rPr>
                <w:rFonts w:hint="default"/>
                <w:b/>
                <w:sz w:val="28"/>
                <w:szCs w:val="28"/>
                <w:lang w:val="en-US"/>
              </w:rPr>
            </w:rPrChange>
            <w14:textFill>
              <w14:solidFill>
                <w14:schemeClr w14:val="tx2"/>
              </w14:solidFill>
            </w14:textFill>
          </w:rPr>
          <w:t>lan</w:t>
        </w:r>
      </w:ins>
      <w:ins w:id="236" w:author="Сергей" w:date="2026-10-14T11:06:35Z">
        <w:r>
          <w:rPr>
            <w:rFonts w:hint="default"/>
            <w:b/>
            <w:color w:val="0E2841" w:themeColor="text2"/>
            <w:sz w:val="28"/>
            <w:szCs w:val="28"/>
            <w:lang w:val="en-US"/>
            <w:rPrChange w:id="237" w:author="Сергей" w:date="2026-10-14T11:08:02Z">
              <w:rPr>
                <w:rFonts w:hint="default"/>
                <w:b/>
                <w:sz w:val="28"/>
                <w:szCs w:val="28"/>
                <w:lang w:val="en-US"/>
              </w:rPr>
            </w:rPrChange>
            <w14:textFill>
              <w14:solidFill>
                <w14:schemeClr w14:val="tx2"/>
              </w14:solidFill>
            </w14:textFill>
          </w:rPr>
          <w:t>ing</w:t>
        </w:r>
      </w:ins>
      <w:ins w:id="238" w:author="Сергей" w:date="2026-10-14T11:06:36Z">
        <w:r>
          <w:rPr>
            <w:rFonts w:hint="default"/>
            <w:b/>
            <w:color w:val="0E2841" w:themeColor="text2"/>
            <w:sz w:val="28"/>
            <w:szCs w:val="28"/>
            <w:lang w:val="en-US"/>
            <w:rPrChange w:id="239" w:author="Сергей" w:date="2026-10-14T11:08:02Z">
              <w:rPr>
                <w:rFonts w:hint="default"/>
                <w:b/>
                <w:sz w:val="28"/>
                <w:szCs w:val="28"/>
                <w:lang w:val="en-US"/>
              </w:rPr>
            </w:rPrChange>
            <w14:textFill>
              <w14:solidFill>
                <w14:schemeClr w14:val="tx2"/>
              </w14:solidFill>
            </w14:textFill>
          </w:rPr>
          <w:t xml:space="preserve"> d</w:t>
        </w:r>
      </w:ins>
      <w:ins w:id="240" w:author="Сергей" w:date="2026-10-14T11:06:37Z">
        <w:r>
          <w:rPr>
            <w:rFonts w:hint="default"/>
            <w:b/>
            <w:color w:val="0E2841" w:themeColor="text2"/>
            <w:sz w:val="28"/>
            <w:szCs w:val="28"/>
            <w:lang w:val="en-US"/>
            <w:rPrChange w:id="241" w:author="Сергей" w:date="2026-10-14T11:08:02Z">
              <w:rPr>
                <w:rFonts w:hint="default"/>
                <w:b/>
                <w:sz w:val="28"/>
                <w:szCs w:val="28"/>
                <w:lang w:val="en-US"/>
              </w:rPr>
            </w:rPrChange>
            <w14:textFill>
              <w14:solidFill>
                <w14:schemeClr w14:val="tx2"/>
              </w14:solidFill>
            </w14:textFill>
          </w:rPr>
          <w:t>i</w:t>
        </w:r>
      </w:ins>
      <w:ins w:id="242" w:author="Сергей" w:date="2026-10-14T11:06:38Z">
        <w:r>
          <w:rPr>
            <w:rFonts w:hint="default"/>
            <w:b/>
            <w:color w:val="0E2841" w:themeColor="text2"/>
            <w:sz w:val="28"/>
            <w:szCs w:val="28"/>
            <w:lang w:val="en-US"/>
            <w:rPrChange w:id="243" w:author="Сергей" w:date="2026-10-14T11:08:02Z">
              <w:rPr>
                <w:rFonts w:hint="default"/>
                <w:b/>
                <w:sz w:val="28"/>
                <w:szCs w:val="28"/>
                <w:lang w:val="en-US"/>
              </w:rPr>
            </w:rPrChange>
            <w14:textFill>
              <w14:solidFill>
                <w14:schemeClr w14:val="tx2"/>
              </w14:solidFill>
            </w14:textFill>
          </w:rPr>
          <w:t>ffi</w:t>
        </w:r>
      </w:ins>
      <w:ins w:id="244" w:author="Сергей" w:date="2026-10-14T11:06:39Z">
        <w:r>
          <w:rPr>
            <w:rFonts w:hint="default"/>
            <w:b/>
            <w:color w:val="0E2841" w:themeColor="text2"/>
            <w:sz w:val="28"/>
            <w:szCs w:val="28"/>
            <w:lang w:val="en-US"/>
            <w:rPrChange w:id="245" w:author="Сергей" w:date="2026-10-14T11:08:02Z">
              <w:rPr>
                <w:rFonts w:hint="default"/>
                <w:b/>
                <w:sz w:val="28"/>
                <w:szCs w:val="28"/>
                <w:lang w:val="en-US"/>
              </w:rPr>
            </w:rPrChange>
            <w14:textFill>
              <w14:solidFill>
                <w14:schemeClr w14:val="tx2"/>
              </w14:solidFill>
            </w14:textFill>
          </w:rPr>
          <w:t>cu</w:t>
        </w:r>
      </w:ins>
      <w:ins w:id="246" w:author="Сергей" w:date="2026-10-14T11:06:40Z">
        <w:r>
          <w:rPr>
            <w:rFonts w:hint="default"/>
            <w:b/>
            <w:color w:val="0E2841" w:themeColor="text2"/>
            <w:sz w:val="28"/>
            <w:szCs w:val="28"/>
            <w:lang w:val="en-US"/>
            <w:rPrChange w:id="247" w:author="Сергей" w:date="2026-10-14T11:08:02Z">
              <w:rPr>
                <w:rFonts w:hint="default"/>
                <w:b/>
                <w:sz w:val="28"/>
                <w:szCs w:val="28"/>
                <w:lang w:val="en-US"/>
              </w:rPr>
            </w:rPrChange>
            <w14:textFill>
              <w14:solidFill>
                <w14:schemeClr w14:val="tx2"/>
              </w14:solidFill>
            </w14:textFill>
          </w:rPr>
          <w:t>l</w:t>
        </w:r>
      </w:ins>
      <w:ins w:id="248" w:author="Сергей" w:date="2026-10-14T11:06:41Z">
        <w:r>
          <w:rPr>
            <w:rFonts w:hint="default"/>
            <w:b/>
            <w:color w:val="0E2841" w:themeColor="text2"/>
            <w:sz w:val="28"/>
            <w:szCs w:val="28"/>
            <w:lang w:val="en-US"/>
            <w:rPrChange w:id="249" w:author="Сергей" w:date="2026-10-14T11:08:02Z">
              <w:rPr>
                <w:rFonts w:hint="default"/>
                <w:b/>
                <w:sz w:val="28"/>
                <w:szCs w:val="28"/>
                <w:lang w:val="en-US"/>
              </w:rPr>
            </w:rPrChange>
            <w14:textFill>
              <w14:solidFill>
                <w14:schemeClr w14:val="tx2"/>
              </w14:solidFill>
            </w14:textFill>
          </w:rPr>
          <w:t>t</w:t>
        </w:r>
      </w:ins>
      <w:ins w:id="250" w:author="Сергей" w:date="2026-10-14T11:06:43Z">
        <w:r>
          <w:rPr>
            <w:rFonts w:hint="default"/>
            <w:b/>
            <w:color w:val="0E2841" w:themeColor="text2"/>
            <w:sz w:val="28"/>
            <w:szCs w:val="28"/>
            <w:lang w:val="en-US"/>
            <w:rPrChange w:id="251" w:author="Сергей" w:date="2026-10-14T11:08:02Z">
              <w:rPr>
                <w:rFonts w:hint="default"/>
                <w:b/>
                <w:sz w:val="28"/>
                <w:szCs w:val="28"/>
                <w:lang w:val="en-US"/>
              </w:rPr>
            </w:rPrChange>
            <w14:textFill>
              <w14:solidFill>
                <w14:schemeClr w14:val="tx2"/>
              </w14:solidFill>
            </w14:textFill>
          </w:rPr>
          <w:t xml:space="preserve"> dat</w:t>
        </w:r>
      </w:ins>
      <w:ins w:id="252" w:author="Сергей" w:date="2026-10-14T11:06:44Z">
        <w:r>
          <w:rPr>
            <w:rFonts w:hint="default"/>
            <w:b/>
            <w:color w:val="0E2841" w:themeColor="text2"/>
            <w:sz w:val="28"/>
            <w:szCs w:val="28"/>
            <w:lang w:val="en-US"/>
            <w:rPrChange w:id="253" w:author="Сергей" w:date="2026-10-14T11:08:02Z">
              <w:rPr>
                <w:rFonts w:hint="default"/>
                <w:b/>
                <w:sz w:val="28"/>
                <w:szCs w:val="28"/>
                <w:lang w:val="en-US"/>
              </w:rPr>
            </w:rPrChange>
            <w14:textFill>
              <w14:solidFill>
                <w14:schemeClr w14:val="tx2"/>
              </w14:solidFill>
            </w14:textFill>
          </w:rPr>
          <w:t>a</w:t>
        </w:r>
      </w:ins>
      <w:ins w:id="254" w:author="Сергей" w:date="2026-10-14T11:06:45Z">
        <w:r>
          <w:rPr>
            <w:rFonts w:hint="default"/>
            <w:b/>
            <w:color w:val="0E2841" w:themeColor="text2"/>
            <w:sz w:val="28"/>
            <w:szCs w:val="28"/>
            <w:lang w:val="en-US"/>
            <w:rPrChange w:id="255" w:author="Сергей" w:date="2026-10-14T11:08:02Z">
              <w:rPr>
                <w:rFonts w:hint="default"/>
                <w:b/>
                <w:sz w:val="28"/>
                <w:szCs w:val="28"/>
                <w:lang w:val="en-US"/>
              </w:rPr>
            </w:rPrChange>
            <w14:textFill>
              <w14:solidFill>
                <w14:schemeClr w14:val="tx2"/>
              </w14:solidFill>
            </w14:textFill>
          </w:rPr>
          <w:t xml:space="preserve"> pr</w:t>
        </w:r>
      </w:ins>
      <w:ins w:id="256" w:author="Сергей" w:date="2026-10-14T11:06:46Z">
        <w:r>
          <w:rPr>
            <w:rFonts w:hint="default"/>
            <w:b/>
            <w:color w:val="0E2841" w:themeColor="text2"/>
            <w:sz w:val="28"/>
            <w:szCs w:val="28"/>
            <w:lang w:val="en-US"/>
            <w:rPrChange w:id="257" w:author="Сергей" w:date="2026-10-14T11:08:02Z">
              <w:rPr>
                <w:rFonts w:hint="default"/>
                <w:b/>
                <w:sz w:val="28"/>
                <w:szCs w:val="28"/>
                <w:lang w:val="en-US"/>
              </w:rPr>
            </w:rPrChange>
            <w14:textFill>
              <w14:solidFill>
                <w14:schemeClr w14:val="tx2"/>
              </w14:solidFill>
            </w14:textFill>
          </w:rPr>
          <w:t>ep</w:t>
        </w:r>
      </w:ins>
      <w:ins w:id="258" w:author="Сергей" w:date="2026-10-14T11:06:47Z">
        <w:r>
          <w:rPr>
            <w:rFonts w:hint="default"/>
            <w:b/>
            <w:color w:val="0E2841" w:themeColor="text2"/>
            <w:sz w:val="28"/>
            <w:szCs w:val="28"/>
            <w:lang w:val="en-US"/>
            <w:rPrChange w:id="259" w:author="Сергей" w:date="2026-10-14T11:08:02Z">
              <w:rPr>
                <w:rFonts w:hint="default"/>
                <w:b/>
                <w:sz w:val="28"/>
                <w:szCs w:val="28"/>
                <w:lang w:val="en-US"/>
              </w:rPr>
            </w:rPrChange>
            <w14:textFill>
              <w14:solidFill>
                <w14:schemeClr w14:val="tx2"/>
              </w14:solidFill>
            </w14:textFill>
          </w:rPr>
          <w:t>ara</w:t>
        </w:r>
      </w:ins>
      <w:ins w:id="260" w:author="Сергей" w:date="2026-10-14T11:06:48Z">
        <w:r>
          <w:rPr>
            <w:rFonts w:hint="default"/>
            <w:b/>
            <w:color w:val="0E2841" w:themeColor="text2"/>
            <w:sz w:val="28"/>
            <w:szCs w:val="28"/>
            <w:lang w:val="en-US"/>
            <w:rPrChange w:id="261" w:author="Сергей" w:date="2026-10-14T11:08:02Z">
              <w:rPr>
                <w:rFonts w:hint="default"/>
                <w:b/>
                <w:sz w:val="28"/>
                <w:szCs w:val="28"/>
                <w:lang w:val="en-US"/>
              </w:rPr>
            </w:rPrChange>
            <w14:textFill>
              <w14:solidFill>
                <w14:schemeClr w14:val="tx2"/>
              </w14:solidFill>
            </w14:textFill>
          </w:rPr>
          <w:t>tio</w:t>
        </w:r>
      </w:ins>
      <w:ins w:id="262" w:author="Сергей" w:date="2026-10-14T11:06:49Z">
        <w:r>
          <w:rPr>
            <w:rFonts w:hint="default"/>
            <w:b/>
            <w:color w:val="0E2841" w:themeColor="text2"/>
            <w:sz w:val="28"/>
            <w:szCs w:val="28"/>
            <w:lang w:val="en-US"/>
            <w:rPrChange w:id="263" w:author="Сергей" w:date="2026-10-14T11:08:02Z">
              <w:rPr>
                <w:rFonts w:hint="default"/>
                <w:b/>
                <w:sz w:val="28"/>
                <w:szCs w:val="28"/>
                <w:lang w:val="en-US"/>
              </w:rPr>
            </w:rPrChange>
            <w14:textFill>
              <w14:solidFill>
                <w14:schemeClr w14:val="tx2"/>
              </w14:solidFill>
            </w14:textFill>
          </w:rPr>
          <w:t xml:space="preserve">ns </w:t>
        </w:r>
      </w:ins>
      <w:ins w:id="264" w:author="Сергей" w:date="2026-10-14T11:06:50Z">
        <w:r>
          <w:rPr>
            <w:rFonts w:hint="default"/>
            <w:b/>
            <w:color w:val="0E2841" w:themeColor="text2"/>
            <w:sz w:val="28"/>
            <w:szCs w:val="28"/>
            <w:lang w:val="en-US"/>
            <w:rPrChange w:id="265" w:author="Сергей" w:date="2026-10-14T11:08:02Z">
              <w:rPr>
                <w:rFonts w:hint="default"/>
                <w:b/>
                <w:sz w:val="28"/>
                <w:szCs w:val="28"/>
                <w:lang w:val="en-US"/>
              </w:rPr>
            </w:rPrChange>
            <w14:textFill>
              <w14:solidFill>
                <w14:schemeClr w14:val="tx2"/>
              </w14:solidFill>
            </w14:textFill>
          </w:rPr>
          <w:t>co</w:t>
        </w:r>
      </w:ins>
      <w:ins w:id="266" w:author="Сергей" w:date="2026-10-14T11:06:51Z">
        <w:r>
          <w:rPr>
            <w:rFonts w:hint="default"/>
            <w:b/>
            <w:color w:val="0E2841" w:themeColor="text2"/>
            <w:sz w:val="28"/>
            <w:szCs w:val="28"/>
            <w:lang w:val="en-US"/>
            <w:rPrChange w:id="267" w:author="Сергей" w:date="2026-10-14T11:08:02Z">
              <w:rPr>
                <w:rFonts w:hint="default"/>
                <w:b/>
                <w:sz w:val="28"/>
                <w:szCs w:val="28"/>
                <w:lang w:val="en-US"/>
              </w:rPr>
            </w:rPrChange>
            <w14:textFill>
              <w14:solidFill>
                <w14:schemeClr w14:val="tx2"/>
              </w14:solidFill>
            </w14:textFill>
          </w:rPr>
          <w:t>n</w:t>
        </w:r>
      </w:ins>
      <w:ins w:id="268" w:author="Сергей" w:date="2026-10-14T11:06:52Z">
        <w:r>
          <w:rPr>
            <w:rFonts w:hint="default"/>
            <w:b/>
            <w:color w:val="0E2841" w:themeColor="text2"/>
            <w:sz w:val="28"/>
            <w:szCs w:val="28"/>
            <w:lang w:val="en-US"/>
            <w:rPrChange w:id="269" w:author="Сергей" w:date="2026-10-14T11:08:02Z">
              <w:rPr>
                <w:rFonts w:hint="default"/>
                <w:b/>
                <w:sz w:val="28"/>
                <w:szCs w:val="28"/>
                <w:lang w:val="en-US"/>
              </w:rPr>
            </w:rPrChange>
            <w14:textFill>
              <w14:solidFill>
                <w14:schemeClr w14:val="tx2"/>
              </w14:solidFill>
            </w14:textFill>
          </w:rPr>
          <w:t>cep</w:t>
        </w:r>
      </w:ins>
      <w:ins w:id="270" w:author="Сергей" w:date="2026-10-14T11:06:56Z">
        <w:r>
          <w:rPr>
            <w:rFonts w:hint="default"/>
            <w:b/>
            <w:color w:val="0E2841" w:themeColor="text2"/>
            <w:sz w:val="28"/>
            <w:szCs w:val="28"/>
            <w:lang w:val="en-US"/>
            <w:rPrChange w:id="271" w:author="Сергей" w:date="2026-10-14T11:08:02Z">
              <w:rPr>
                <w:rFonts w:hint="default"/>
                <w:b/>
                <w:sz w:val="28"/>
                <w:szCs w:val="28"/>
                <w:lang w:val="en-US"/>
              </w:rPr>
            </w:rPrChange>
            <w14:textFill>
              <w14:solidFill>
                <w14:schemeClr w14:val="tx2"/>
              </w14:solidFill>
            </w14:textFill>
          </w:rPr>
          <w:t>t</w:t>
        </w:r>
      </w:ins>
      <w:ins w:id="272" w:author="Сергей" w:date="2026-10-14T11:06:57Z">
        <w:r>
          <w:rPr>
            <w:rFonts w:hint="default"/>
            <w:b/>
            <w:color w:val="0E2841" w:themeColor="text2"/>
            <w:sz w:val="28"/>
            <w:szCs w:val="28"/>
            <w:lang w:val="en-US"/>
            <w:rPrChange w:id="273" w:author="Сергей" w:date="2026-10-14T11:08:02Z">
              <w:rPr>
                <w:rFonts w:hint="default"/>
                <w:b/>
                <w:sz w:val="28"/>
                <w:szCs w:val="28"/>
                <w:lang w:val="en-US"/>
              </w:rPr>
            </w:rPrChange>
            <w14:textFill>
              <w14:solidFill>
                <w14:schemeClr w14:val="tx2"/>
              </w14:solidFill>
            </w14:textFill>
          </w:rPr>
          <w:t>s</w:t>
        </w:r>
      </w:ins>
      <w:ins w:id="274" w:author="Сергей" w:date="2026-10-14T11:06:59Z">
        <w:r>
          <w:rPr>
            <w:rFonts w:hint="default"/>
            <w:b/>
            <w:color w:val="0E2841" w:themeColor="text2"/>
            <w:sz w:val="28"/>
            <w:szCs w:val="28"/>
            <w:lang w:val="en-US"/>
            <w:rPrChange w:id="275" w:author="Сергей" w:date="2026-10-14T11:08:02Z">
              <w:rPr>
                <w:rFonts w:hint="default"/>
                <w:b/>
                <w:sz w:val="28"/>
                <w:szCs w:val="28"/>
                <w:lang w:val="en-US"/>
              </w:rPr>
            </w:rPrChange>
            <w14:textFill>
              <w14:solidFill>
                <w14:schemeClr w14:val="tx2"/>
              </w14:solidFill>
            </w14:textFill>
          </w:rPr>
          <w:t>,</w:t>
        </w:r>
      </w:ins>
      <w:ins w:id="276" w:author="Сергей" w:date="2026-10-14T11:07:00Z">
        <w:r>
          <w:rPr>
            <w:rFonts w:hint="default"/>
            <w:b/>
            <w:color w:val="0E2841" w:themeColor="text2"/>
            <w:sz w:val="28"/>
            <w:szCs w:val="28"/>
            <w:lang w:val="en-US"/>
            <w:rPrChange w:id="277" w:author="Сергей" w:date="2026-10-14T11:08:02Z">
              <w:rPr>
                <w:rFonts w:hint="default"/>
                <w:b/>
                <w:sz w:val="28"/>
                <w:szCs w:val="28"/>
                <w:lang w:val="en-US"/>
              </w:rPr>
            </w:rPrChange>
            <w14:textFill>
              <w14:solidFill>
                <w14:schemeClr w14:val="tx2"/>
              </w14:solidFill>
            </w14:textFill>
          </w:rPr>
          <w:t xml:space="preserve"> an</w:t>
        </w:r>
      </w:ins>
      <w:ins w:id="278" w:author="Сергей" w:date="2026-10-14T11:07:01Z">
        <w:r>
          <w:rPr>
            <w:rFonts w:hint="default"/>
            <w:b/>
            <w:color w:val="0E2841" w:themeColor="text2"/>
            <w:sz w:val="28"/>
            <w:szCs w:val="28"/>
            <w:lang w:val="en-US"/>
            <w:rPrChange w:id="279" w:author="Сергей" w:date="2026-10-14T11:08:02Z">
              <w:rPr>
                <w:rFonts w:hint="default"/>
                <w:b/>
                <w:sz w:val="28"/>
                <w:szCs w:val="28"/>
                <w:lang w:val="en-US"/>
              </w:rPr>
            </w:rPrChange>
            <w14:textFill>
              <w14:solidFill>
                <w14:schemeClr w14:val="tx2"/>
              </w14:solidFill>
            </w14:textFill>
          </w:rPr>
          <w:t xml:space="preserve">d </w:t>
        </w:r>
      </w:ins>
      <w:ins w:id="280" w:author="Сергей" w:date="2026-10-14T11:07:02Z">
        <w:r>
          <w:rPr>
            <w:rFonts w:hint="default"/>
            <w:b/>
            <w:color w:val="0E2841" w:themeColor="text2"/>
            <w:sz w:val="28"/>
            <w:szCs w:val="28"/>
            <w:lang w:val="en-US"/>
            <w:rPrChange w:id="281" w:author="Сергей" w:date="2026-10-14T11:08:02Z">
              <w:rPr>
                <w:rFonts w:hint="default"/>
                <w:b/>
                <w:sz w:val="28"/>
                <w:szCs w:val="28"/>
                <w:lang w:val="en-US"/>
              </w:rPr>
            </w:rPrChange>
            <w14:textFill>
              <w14:solidFill>
                <w14:schemeClr w14:val="tx2"/>
              </w14:solidFill>
            </w14:textFill>
          </w:rPr>
          <w:t>co</w:t>
        </w:r>
      </w:ins>
      <w:ins w:id="282" w:author="Сергей" w:date="2026-10-14T11:07:03Z">
        <w:r>
          <w:rPr>
            <w:rFonts w:hint="default"/>
            <w:b/>
            <w:color w:val="0E2841" w:themeColor="text2"/>
            <w:sz w:val="28"/>
            <w:szCs w:val="28"/>
            <w:lang w:val="en-US"/>
            <w:rPrChange w:id="283" w:author="Сергей" w:date="2026-10-14T11:08:02Z">
              <w:rPr>
                <w:rFonts w:hint="default"/>
                <w:b/>
                <w:sz w:val="28"/>
                <w:szCs w:val="28"/>
                <w:lang w:val="en-US"/>
              </w:rPr>
            </w:rPrChange>
            <w14:textFill>
              <w14:solidFill>
                <w14:schemeClr w14:val="tx2"/>
              </w14:solidFill>
            </w14:textFill>
          </w:rPr>
          <w:t>n</w:t>
        </w:r>
      </w:ins>
      <w:ins w:id="284" w:author="Сергей" w:date="2026-10-14T11:07:04Z">
        <w:r>
          <w:rPr>
            <w:rFonts w:hint="default"/>
            <w:b/>
            <w:color w:val="0E2841" w:themeColor="text2"/>
            <w:sz w:val="28"/>
            <w:szCs w:val="28"/>
            <w:lang w:val="en-US"/>
            <w:rPrChange w:id="285" w:author="Сергей" w:date="2026-10-14T11:08:02Z">
              <w:rPr>
                <w:rFonts w:hint="default"/>
                <w:b/>
                <w:sz w:val="28"/>
                <w:szCs w:val="28"/>
                <w:lang w:val="en-US"/>
              </w:rPr>
            </w:rPrChange>
            <w14:textFill>
              <w14:solidFill>
                <w14:schemeClr w14:val="tx2"/>
              </w14:solidFill>
            </w14:textFill>
          </w:rPr>
          <w:t>su</w:t>
        </w:r>
      </w:ins>
      <w:ins w:id="286" w:author="Сергей" w:date="2026-10-14T11:07:05Z">
        <w:r>
          <w:rPr>
            <w:rFonts w:hint="default"/>
            <w:b/>
            <w:color w:val="0E2841" w:themeColor="text2"/>
            <w:sz w:val="28"/>
            <w:szCs w:val="28"/>
            <w:lang w:val="en-US"/>
            <w:rPrChange w:id="287" w:author="Сергей" w:date="2026-10-14T11:08:02Z">
              <w:rPr>
                <w:rFonts w:hint="default"/>
                <w:b/>
                <w:sz w:val="28"/>
                <w:szCs w:val="28"/>
                <w:lang w:val="en-US"/>
              </w:rPr>
            </w:rPrChange>
            <w14:textFill>
              <w14:solidFill>
                <w14:schemeClr w14:val="tx2"/>
              </w14:solidFill>
            </w14:textFill>
          </w:rPr>
          <w:t>lti</w:t>
        </w:r>
      </w:ins>
      <w:ins w:id="288" w:author="Сергей" w:date="2026-10-14T11:07:06Z">
        <w:r>
          <w:rPr>
            <w:rFonts w:hint="default"/>
            <w:b/>
            <w:color w:val="0E2841" w:themeColor="text2"/>
            <w:sz w:val="28"/>
            <w:szCs w:val="28"/>
            <w:lang w:val="en-US"/>
            <w:rPrChange w:id="289" w:author="Сергей" w:date="2026-10-14T11:08:02Z">
              <w:rPr>
                <w:rFonts w:hint="default"/>
                <w:b/>
                <w:sz w:val="28"/>
                <w:szCs w:val="28"/>
                <w:lang w:val="en-US"/>
              </w:rPr>
            </w:rPrChange>
            <w14:textFill>
              <w14:solidFill>
                <w14:schemeClr w14:val="tx2"/>
              </w14:solidFill>
            </w14:textFill>
          </w:rPr>
          <w:t>ng</w:t>
        </w:r>
      </w:ins>
      <w:ins w:id="290" w:author="Сергей" w:date="2026-10-14T11:07:07Z">
        <w:r>
          <w:rPr>
            <w:rFonts w:hint="default"/>
            <w:b/>
            <w:color w:val="0E2841" w:themeColor="text2"/>
            <w:sz w:val="28"/>
            <w:szCs w:val="28"/>
            <w:lang w:val="en-US"/>
            <w:rPrChange w:id="291" w:author="Сергей" w:date="2026-10-14T11:08:02Z">
              <w:rPr>
                <w:rFonts w:hint="default"/>
                <w:b/>
                <w:sz w:val="28"/>
                <w:szCs w:val="28"/>
                <w:lang w:val="en-US"/>
              </w:rPr>
            </w:rPrChange>
            <w14:textFill>
              <w14:solidFill>
                <w14:schemeClr w14:val="tx2"/>
              </w14:solidFill>
            </w14:textFill>
          </w:rPr>
          <w:t xml:space="preserve"> on </w:t>
        </w:r>
      </w:ins>
      <w:ins w:id="292" w:author="Сергей" w:date="2026-10-14T11:07:08Z">
        <w:r>
          <w:rPr>
            <w:rFonts w:hint="default"/>
            <w:b/>
            <w:color w:val="0E2841" w:themeColor="text2"/>
            <w:sz w:val="28"/>
            <w:szCs w:val="28"/>
            <w:lang w:val="en-US"/>
            <w:rPrChange w:id="293" w:author="Сергей" w:date="2026-10-14T11:08:02Z">
              <w:rPr>
                <w:rFonts w:hint="default"/>
                <w:b/>
                <w:sz w:val="28"/>
                <w:szCs w:val="28"/>
                <w:lang w:val="en-US"/>
              </w:rPr>
            </w:rPrChange>
            <w14:textFill>
              <w14:solidFill>
                <w14:schemeClr w14:val="tx2"/>
              </w14:solidFill>
            </w14:textFill>
          </w:rPr>
          <w:t>ma</w:t>
        </w:r>
      </w:ins>
      <w:ins w:id="294" w:author="Сергей" w:date="2026-10-14T11:07:09Z">
        <w:r>
          <w:rPr>
            <w:rFonts w:hint="default"/>
            <w:b/>
            <w:color w:val="0E2841" w:themeColor="text2"/>
            <w:sz w:val="28"/>
            <w:szCs w:val="28"/>
            <w:lang w:val="en-US"/>
            <w:rPrChange w:id="295" w:author="Сергей" w:date="2026-10-14T11:08:02Z">
              <w:rPr>
                <w:rFonts w:hint="default"/>
                <w:b/>
                <w:sz w:val="28"/>
                <w:szCs w:val="28"/>
                <w:lang w:val="en-US"/>
              </w:rPr>
            </w:rPrChange>
            <w14:textFill>
              <w14:solidFill>
                <w14:schemeClr w14:val="tx2"/>
              </w14:solidFill>
            </w14:textFill>
          </w:rPr>
          <w:t>ch</w:t>
        </w:r>
      </w:ins>
      <w:ins w:id="296" w:author="Сергей" w:date="2026-10-14T11:07:10Z">
        <w:r>
          <w:rPr>
            <w:rFonts w:hint="default"/>
            <w:b/>
            <w:color w:val="0E2841" w:themeColor="text2"/>
            <w:sz w:val="28"/>
            <w:szCs w:val="28"/>
            <w:lang w:val="en-US"/>
            <w:rPrChange w:id="297" w:author="Сергей" w:date="2026-10-14T11:08:02Z">
              <w:rPr>
                <w:rFonts w:hint="default"/>
                <w:b/>
                <w:sz w:val="28"/>
                <w:szCs w:val="28"/>
                <w:lang w:val="en-US"/>
              </w:rPr>
            </w:rPrChange>
            <w14:textFill>
              <w14:solidFill>
                <w14:schemeClr w14:val="tx2"/>
              </w14:solidFill>
            </w14:textFill>
          </w:rPr>
          <w:t>i</w:t>
        </w:r>
      </w:ins>
      <w:ins w:id="298" w:author="Сергей" w:date="2026-10-14T11:07:11Z">
        <w:r>
          <w:rPr>
            <w:rFonts w:hint="default"/>
            <w:b/>
            <w:color w:val="0E2841" w:themeColor="text2"/>
            <w:sz w:val="28"/>
            <w:szCs w:val="28"/>
            <w:lang w:val="en-US"/>
            <w:rPrChange w:id="299" w:author="Сергей" w:date="2026-10-14T11:08:02Z">
              <w:rPr>
                <w:rFonts w:hint="default"/>
                <w:b/>
                <w:sz w:val="28"/>
                <w:szCs w:val="28"/>
                <w:lang w:val="en-US"/>
              </w:rPr>
            </w:rPrChange>
            <w14:textFill>
              <w14:solidFill>
                <w14:schemeClr w14:val="tx2"/>
              </w14:solidFill>
            </w14:textFill>
          </w:rPr>
          <w:t xml:space="preserve">ne </w:t>
        </w:r>
      </w:ins>
      <w:ins w:id="300" w:author="Сергей" w:date="2026-10-14T11:07:12Z">
        <w:r>
          <w:rPr>
            <w:rFonts w:hint="default"/>
            <w:b/>
            <w:color w:val="0E2841" w:themeColor="text2"/>
            <w:sz w:val="28"/>
            <w:szCs w:val="28"/>
            <w:lang w:val="en-US"/>
            <w:rPrChange w:id="301" w:author="Сергей" w:date="2026-10-14T11:08:02Z">
              <w:rPr>
                <w:rFonts w:hint="default"/>
                <w:b/>
                <w:sz w:val="28"/>
                <w:szCs w:val="28"/>
                <w:lang w:val="en-US"/>
              </w:rPr>
            </w:rPrChange>
            <w14:textFill>
              <w14:solidFill>
                <w14:schemeClr w14:val="tx2"/>
              </w14:solidFill>
            </w14:textFill>
          </w:rPr>
          <w:t>le</w:t>
        </w:r>
      </w:ins>
      <w:ins w:id="302" w:author="Сергей" w:date="2026-10-14T11:07:13Z">
        <w:r>
          <w:rPr>
            <w:rFonts w:hint="default"/>
            <w:b/>
            <w:color w:val="0E2841" w:themeColor="text2"/>
            <w:sz w:val="28"/>
            <w:szCs w:val="28"/>
            <w:lang w:val="en-US"/>
            <w:rPrChange w:id="303" w:author="Сергей" w:date="2026-10-14T11:08:02Z">
              <w:rPr>
                <w:rFonts w:hint="default"/>
                <w:b/>
                <w:sz w:val="28"/>
                <w:szCs w:val="28"/>
                <w:lang w:val="en-US"/>
              </w:rPr>
            </w:rPrChange>
            <w14:textFill>
              <w14:solidFill>
                <w14:schemeClr w14:val="tx2"/>
              </w14:solidFill>
            </w14:textFill>
          </w:rPr>
          <w:t>arn</w:t>
        </w:r>
      </w:ins>
      <w:ins w:id="304" w:author="Сергей" w:date="2026-10-14T11:07:14Z">
        <w:r>
          <w:rPr>
            <w:rFonts w:hint="default"/>
            <w:b/>
            <w:color w:val="0E2841" w:themeColor="text2"/>
            <w:sz w:val="28"/>
            <w:szCs w:val="28"/>
            <w:lang w:val="en-US"/>
            <w:rPrChange w:id="305" w:author="Сергей" w:date="2026-10-14T11:08:02Z">
              <w:rPr>
                <w:rFonts w:hint="default"/>
                <w:b/>
                <w:sz w:val="28"/>
                <w:szCs w:val="28"/>
                <w:lang w:val="en-US"/>
              </w:rPr>
            </w:rPrChange>
            <w14:textFill>
              <w14:solidFill>
                <w14:schemeClr w14:val="tx2"/>
              </w14:solidFill>
            </w14:textFill>
          </w:rPr>
          <w:t>in</w:t>
        </w:r>
      </w:ins>
      <w:ins w:id="306" w:author="Сергей" w:date="2026-10-14T11:07:15Z">
        <w:r>
          <w:rPr>
            <w:rFonts w:hint="default"/>
            <w:b/>
            <w:color w:val="0E2841" w:themeColor="text2"/>
            <w:sz w:val="28"/>
            <w:szCs w:val="28"/>
            <w:lang w:val="en-US"/>
            <w:rPrChange w:id="307" w:author="Сергей" w:date="2026-10-14T11:08:02Z">
              <w:rPr>
                <w:rFonts w:hint="default"/>
                <w:b/>
                <w:sz w:val="28"/>
                <w:szCs w:val="28"/>
                <w:lang w:val="en-US"/>
              </w:rPr>
            </w:rPrChange>
            <w14:textFill>
              <w14:solidFill>
                <w14:schemeClr w14:val="tx2"/>
              </w14:solidFill>
            </w14:textFill>
          </w:rPr>
          <w:t xml:space="preserve">g </w:t>
        </w:r>
      </w:ins>
      <w:ins w:id="308" w:author="Сергей" w:date="2026-10-14T11:07:16Z">
        <w:r>
          <w:rPr>
            <w:rFonts w:hint="default"/>
            <w:b/>
            <w:color w:val="0E2841" w:themeColor="text2"/>
            <w:sz w:val="28"/>
            <w:szCs w:val="28"/>
            <w:lang w:val="en-US"/>
            <w:rPrChange w:id="309" w:author="Сергей" w:date="2026-10-14T11:08:02Z">
              <w:rPr>
                <w:rFonts w:hint="default"/>
                <w:b/>
                <w:sz w:val="28"/>
                <w:szCs w:val="28"/>
                <w:lang w:val="en-US"/>
              </w:rPr>
            </w:rPrChange>
            <w14:textFill>
              <w14:solidFill>
                <w14:schemeClr w14:val="tx2"/>
              </w14:solidFill>
            </w14:textFill>
          </w:rPr>
          <w:t>step</w:t>
        </w:r>
      </w:ins>
      <w:ins w:id="310" w:author="Сергей" w:date="2026-10-14T11:07:17Z">
        <w:r>
          <w:rPr>
            <w:rFonts w:hint="default"/>
            <w:b/>
            <w:color w:val="0E2841" w:themeColor="text2"/>
            <w:sz w:val="28"/>
            <w:szCs w:val="28"/>
            <w:lang w:val="en-US"/>
            <w:rPrChange w:id="311" w:author="Сергей" w:date="2026-10-14T11:08:02Z">
              <w:rPr>
                <w:rFonts w:hint="default"/>
                <w:b/>
                <w:sz w:val="28"/>
                <w:szCs w:val="28"/>
                <w:lang w:val="en-US"/>
              </w:rPr>
            </w:rPrChange>
            <w14:textFill>
              <w14:solidFill>
                <w14:schemeClr w14:val="tx2"/>
              </w14:solidFill>
            </w14:textFill>
          </w:rPr>
          <w:t>s</w:t>
        </w:r>
      </w:ins>
      <w:ins w:id="312" w:author="Сергей" w:date="2026-10-14T11:07:23Z">
        <w:r>
          <w:rPr>
            <w:rFonts w:hint="default"/>
            <w:b/>
            <w:color w:val="0E2841" w:themeColor="text2"/>
            <w:sz w:val="28"/>
            <w:szCs w:val="28"/>
            <w:lang w:val="en-US"/>
            <w:rPrChange w:id="313" w:author="Сергей" w:date="2026-10-14T11:08:02Z">
              <w:rPr>
                <w:rFonts w:hint="default"/>
                <w:b/>
                <w:sz w:val="28"/>
                <w:szCs w:val="28"/>
                <w:lang w:val="en-US"/>
              </w:rPr>
            </w:rPrChange>
            <w14:textFill>
              <w14:solidFill>
                <w14:schemeClr w14:val="tx2"/>
              </w14:solidFill>
            </w14:textFill>
          </w:rPr>
          <w:t>.</w:t>
        </w:r>
      </w:ins>
      <w:del w:id="314" w:author="Сергей" w:date="2026-10-14T11:07:38Z">
        <w:r>
          <w:rPr>
            <w:b/>
            <w:sz w:val="28"/>
            <w:szCs w:val="28"/>
          </w:rPr>
          <w:delText>p</w:delText>
        </w:r>
      </w:del>
      <w:del w:id="315" w:author="Сергей" w:date="2026-10-14T11:07:37Z">
        <w:r>
          <w:rPr>
            <w:b/>
            <w:sz w:val="28"/>
            <w:szCs w:val="28"/>
          </w:rPr>
          <w:delText>rovid</w:delText>
        </w:r>
      </w:del>
      <w:del w:id="316" w:author="Сергей" w:date="2026-10-14T11:07:36Z">
        <w:r>
          <w:rPr>
            <w:b/>
            <w:sz w:val="28"/>
            <w:szCs w:val="28"/>
          </w:rPr>
          <w:delText>e a bri</w:delText>
        </w:r>
      </w:del>
      <w:del w:id="317" w:author="Сергей" w:date="2026-10-14T11:07:35Z">
        <w:r>
          <w:rPr>
            <w:b/>
            <w:sz w:val="28"/>
            <w:szCs w:val="28"/>
          </w:rPr>
          <w:delText>ef exp</w:delText>
        </w:r>
      </w:del>
      <w:del w:id="318" w:author="Сергей" w:date="2026-10-14T11:07:34Z">
        <w:r>
          <w:rPr>
            <w:b/>
            <w:sz w:val="28"/>
            <w:szCs w:val="28"/>
          </w:rPr>
          <w:delText>lanatio</w:delText>
        </w:r>
      </w:del>
      <w:del w:id="319" w:author="Сергей" w:date="2026-10-14T11:07:33Z">
        <w:r>
          <w:rPr>
            <w:b/>
            <w:sz w:val="28"/>
            <w:szCs w:val="28"/>
          </w:rPr>
          <w:delText>n of h</w:delText>
        </w:r>
      </w:del>
      <w:del w:id="320" w:author="Сергей" w:date="2026-10-14T11:07:32Z">
        <w:r>
          <w:rPr>
            <w:b/>
            <w:sz w:val="28"/>
            <w:szCs w:val="28"/>
          </w:rPr>
          <w:delText xml:space="preserve">ow you </w:delText>
        </w:r>
      </w:del>
      <w:del w:id="321" w:author="Сергей" w:date="2026-10-14T11:07:31Z">
        <w:r>
          <w:rPr>
            <w:b/>
            <w:sz w:val="28"/>
            <w:szCs w:val="28"/>
          </w:rPr>
          <w:delText>used th</w:delText>
        </w:r>
      </w:del>
      <w:del w:id="322" w:author="Сергей" w:date="2026-10-14T11:07:30Z">
        <w:r>
          <w:rPr>
            <w:b/>
            <w:sz w:val="28"/>
            <w:szCs w:val="28"/>
          </w:rPr>
          <w:delText>e tool</w:delText>
        </w:r>
      </w:del>
      <w:r>
        <w:rPr>
          <w:b/>
          <w:sz w:val="28"/>
          <w:szCs w:val="28"/>
        </w:rPr>
        <w:t>].</w:t>
      </w:r>
    </w:p>
    <w:p w14:paraId="6D6E9AD7">
      <w:pPr>
        <w:rPr>
          <w:del w:id="323" w:author="Сергей" w:date="2026-10-14T10:59:05Z"/>
          <w:b/>
          <w:sz w:val="28"/>
          <w:szCs w:val="28"/>
        </w:rPr>
      </w:pPr>
      <w:r>
        <w:rPr>
          <w:b/>
          <w:sz w:val="28"/>
          <w:szCs w:val="28"/>
        </w:rPr>
        <w:t xml:space="preserve"> </w:t>
      </w:r>
    </w:p>
    <w:p w14:paraId="3165D2C2">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pPr>
                              <w:spacing w:line="258" w:lineRule="auto"/>
                            </w:pPr>
                            <w:r>
                              <w:rPr>
                                <w:b/>
                                <w:color w:val="156082"/>
                                <w:sz w:val="32"/>
                              </w:rPr>
                              <w:t>Declaration</w:t>
                            </w:r>
                          </w:p>
                          <w:p w14:paraId="025D3EF2">
                            <w:pPr>
                              <w:spacing w:line="258" w:lineRule="auto"/>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pPr>
                              <w:spacing w:line="258" w:lineRule="auto"/>
                            </w:pPr>
                            <w:r>
                              <w:rPr>
                                <w:color w:val="000000"/>
                                <w:sz w:val="28"/>
                              </w:rPr>
                              <w:t>I declare it to be my own work and that all material from third parties has been appropriately referenced.</w:t>
                            </w:r>
                          </w:p>
                          <w:p w14:paraId="31BF7735">
                            <w:pPr>
                              <w:spacing w:line="258" w:lineRule="auto"/>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top:38.75pt;height:226.5pt;width:456.75pt;mso-position-horizontal:center;mso-position-horizontal-relative:margin;z-index:251660288;mso-width-relative:page;mso-height-relative:page;" fillcolor="#FFFFFF [3201]" filled="t" stroked="t" coordsize="21600,21600" o:gfxdata="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181cOtcAAAAHAQAADwAAAAAAAAABACAAAAAi&#10;AAAAZHJzL2Rvd25yZXYueG1sUEsBAhQAFAAAAAgAh07iQGhx6khEAgAAugQAAA4AAAAAAAAAAQAg&#10;AAAAJgEAAGRycy9lMm9Eb2MueG1sUEsFBgAAAAAGAAYAWQEAANwFAAAAAA==&#10;">
                <v:fill on="t" focussize="0,0"/>
                <v:stroke weight="2.25pt" color="#156082 [3204]" joinstyle="round" startarrowwidth="narrow" startarrowlength="short" endarrowwidth="narrow" endarrowlength="short"/>
                <v:imagedata o:title=""/>
                <o:lock v:ext="edit" aspectratio="f"/>
                <v:textbox inset="7.1988188976378pt,3.59842519685039pt,7.1988188976378pt,3.59842519685039pt">
                  <w:txbxContent>
                    <w:p w14:paraId="56227131">
                      <w:pPr>
                        <w:spacing w:line="258" w:lineRule="auto"/>
                      </w:pPr>
                      <w:r>
                        <w:rPr>
                          <w:b/>
                          <w:color w:val="156082"/>
                          <w:sz w:val="32"/>
                        </w:rPr>
                        <w:t>Declaration</w:t>
                      </w:r>
                    </w:p>
                    <w:p w14:paraId="025D3EF2">
                      <w:pPr>
                        <w:spacing w:line="258" w:lineRule="auto"/>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pPr>
                        <w:spacing w:line="258" w:lineRule="auto"/>
                      </w:pPr>
                      <w:r>
                        <w:rPr>
                          <w:color w:val="000000"/>
                          <w:sz w:val="28"/>
                        </w:rPr>
                        <w:t>I declare it to be my own work and that all material from third parties has been appropriately referenced.</w:t>
                      </w:r>
                    </w:p>
                    <w:p w14:paraId="31BF7735">
                      <w:pPr>
                        <w:spacing w:line="258" w:lineRule="auto"/>
                      </w:pPr>
                      <w:r>
                        <w:rPr>
                          <w:color w:val="000000"/>
                          <w:sz w:val="28"/>
                        </w:rPr>
                        <w:t xml:space="preserve"> I further confirm that this work has not previously been submitted for assessment by myself or someone else in CCT College Dublin or any other higher education institution.</w:t>
                      </w:r>
                    </w:p>
                  </w:txbxContent>
                </v:textbox>
              </v:rect>
            </w:pict>
          </mc:Fallback>
        </mc:AlternateContent>
      </w:r>
      <w:del w:id="324" w:author="Сергей" w:date="2026-10-14T10:59:04Z">
        <w:r>
          <w:rPr>
            <w:sz w:val="28"/>
            <w:szCs w:val="28"/>
          </w:rPr>
          <w:delText>I ha</w:delText>
        </w:r>
      </w:del>
      <w:del w:id="325" w:author="Сергей" w:date="2026-10-14T10:59:03Z">
        <w:r>
          <w:rPr>
            <w:sz w:val="28"/>
            <w:szCs w:val="28"/>
          </w:rPr>
          <w:delText>ve not</w:delText>
        </w:r>
      </w:del>
      <w:del w:id="326" w:author="Сергей" w:date="2026-10-14T10:59:02Z">
        <w:r>
          <w:rPr>
            <w:sz w:val="28"/>
            <w:szCs w:val="28"/>
          </w:rPr>
          <w:delText xml:space="preserve"> used</w:delText>
        </w:r>
      </w:del>
      <w:del w:id="327" w:author="Сергей" w:date="2026-10-14T10:59:01Z">
        <w:r>
          <w:rPr>
            <w:sz w:val="28"/>
            <w:szCs w:val="28"/>
          </w:rPr>
          <w:delText xml:space="preserve"> any AI tools or technologies in</w:delText>
        </w:r>
      </w:del>
      <w:del w:id="328" w:author="Сергей" w:date="2026-10-14T10:59:00Z">
        <w:r>
          <w:rPr>
            <w:sz w:val="28"/>
            <w:szCs w:val="28"/>
          </w:rPr>
          <w:delText xml:space="preserve"> the preparation of this assessm</w:delText>
        </w:r>
      </w:del>
      <w:del w:id="329" w:author="Сергей" w:date="2026-10-14T10:58:59Z">
        <w:r>
          <w:rPr>
            <w:sz w:val="28"/>
            <w:szCs w:val="28"/>
          </w:rPr>
          <w:delText>en</w:delText>
        </w:r>
      </w:del>
      <w:del w:id="330" w:author="Сергей" w:date="2026-10-14T10:58:58Z">
        <w:r>
          <w:rPr>
            <w:sz w:val="28"/>
            <w:szCs w:val="28"/>
          </w:rPr>
          <w:delText>t.</w:delText>
        </w:r>
      </w:del>
    </w:p>
    <w:p w14:paraId="2A533964"/>
    <w:p w14:paraId="55CD6DCB"/>
    <w:p w14:paraId="44F9F4FD"/>
    <w:p w14:paraId="44386B7F"/>
    <w:p w14:paraId="4380BBF5">
      <w:pPr>
        <w:sectPr>
          <w:pgSz w:w="11906" w:h="16838"/>
          <w:pgMar w:top="1440" w:right="1440" w:bottom="1440" w:left="1440" w:header="708" w:footer="708" w:gutter="0"/>
          <w:pgNumType w:start="1"/>
          <w:cols w:space="720" w:num="1"/>
        </w:sectPr>
      </w:pPr>
    </w:p>
    <w:p w14:paraId="3CB77128">
      <w:pPr>
        <w:rPr>
          <w:del w:id="331" w:author="Сергей" w:date="2026-10-14T11:09:52Z"/>
          <w:rFonts w:ascii="Aptos" w:hAnsi="Aptos" w:eastAsia="Aptos" w:cs="Aptos"/>
          <w:b/>
          <w:color w:val="FF0000"/>
          <w:sz w:val="30"/>
          <w:szCs w:val="30"/>
          <w:u w:val="single"/>
        </w:rPr>
      </w:pPr>
      <w:del w:id="332" w:author="Сергей" w:date="2026-10-14T11:09:52Z">
        <w:r>
          <w:rPr>
            <w:rFonts w:ascii="Aptos" w:hAnsi="Aptos" w:eastAsia="Aptos" w:cs="Aptos"/>
            <w:b/>
            <w:color w:val="FF0000"/>
            <w:sz w:val="30"/>
            <w:szCs w:val="30"/>
            <w:u w:val="single"/>
          </w:rPr>
          <w:delText>Please read all the instructions on this document carefully!!!</w:delText>
        </w:r>
      </w:del>
    </w:p>
    <w:p w14:paraId="647CEC7D">
      <w:pPr>
        <w:rPr>
          <w:del w:id="333" w:author="Сергей" w:date="2026-10-14T11:09:52Z"/>
          <w:rFonts w:ascii="Aptos" w:hAnsi="Aptos" w:eastAsia="Aptos" w:cs="Aptos"/>
          <w:color w:val="FF0000"/>
          <w:sz w:val="24"/>
          <w:szCs w:val="24"/>
        </w:rPr>
      </w:pPr>
    </w:p>
    <w:p w14:paraId="278952E6">
      <w:pPr>
        <w:rPr>
          <w:del w:id="334" w:author="Сергей" w:date="2026-10-14T11:09:52Z"/>
          <w:rFonts w:ascii="Aptos" w:hAnsi="Aptos" w:eastAsia="Aptos" w:cs="Aptos"/>
          <w:b/>
          <w:color w:val="FF0000"/>
          <w:sz w:val="24"/>
          <w:szCs w:val="24"/>
        </w:rPr>
      </w:pPr>
      <w:del w:id="335" w:author="Сергей" w:date="2026-10-14T11:09:52Z">
        <w:r>
          <w:rPr>
            <w:rFonts w:ascii="Aptos" w:hAnsi="Aptos" w:eastAsia="Aptos" w:cs="Aptos"/>
            <w:b/>
            <w:color w:val="FF0000"/>
            <w:sz w:val="24"/>
            <w:szCs w:val="24"/>
          </w:rPr>
          <w:delText>Filling out the cover sheet</w:delText>
        </w:r>
      </w:del>
    </w:p>
    <w:p w14:paraId="5A3E1313">
      <w:pPr>
        <w:rPr>
          <w:del w:id="336" w:author="Сергей" w:date="2026-10-14T11:09:52Z"/>
          <w:rFonts w:ascii="Aptos" w:hAnsi="Aptos" w:eastAsia="Aptos" w:cs="Aptos"/>
          <w:b/>
          <w:color w:val="FF0000"/>
          <w:sz w:val="24"/>
          <w:szCs w:val="24"/>
        </w:rPr>
      </w:pPr>
    </w:p>
    <w:p w14:paraId="1A6EB1B9">
      <w:pPr>
        <w:rPr>
          <w:del w:id="337" w:author="Сергей" w:date="2026-10-14T11:09:52Z"/>
          <w:rFonts w:ascii="Aptos" w:hAnsi="Aptos" w:eastAsia="Aptos" w:cs="Aptos"/>
          <w:color w:val="FF0000"/>
          <w:sz w:val="24"/>
          <w:szCs w:val="24"/>
        </w:rPr>
      </w:pPr>
      <w:del w:id="338" w:author="Сергей" w:date="2026-10-14T11:09:52Z">
        <w:r>
          <w:rPr>
            <w:rFonts w:ascii="Aptos" w:hAnsi="Aptos" w:eastAsia="Aptos" w:cs="Aptos"/>
            <w:color w:val="FF0000"/>
            <w:sz w:val="24"/>
            <w:szCs w:val="24"/>
          </w:rPr>
          <w:delText>Fill out the top section of the cover page with all the required information.</w:delText>
        </w:r>
      </w:del>
    </w:p>
    <w:p w14:paraId="23A4B650">
      <w:pPr>
        <w:rPr>
          <w:del w:id="339" w:author="Сергей" w:date="2026-10-14T11:09:52Z"/>
          <w:rFonts w:ascii="Aptos" w:hAnsi="Aptos" w:eastAsia="Aptos" w:cs="Aptos"/>
          <w:color w:val="FF0000"/>
          <w:sz w:val="24"/>
          <w:szCs w:val="24"/>
        </w:rPr>
      </w:pPr>
    </w:p>
    <w:p w14:paraId="00F2E612">
      <w:pPr>
        <w:rPr>
          <w:del w:id="340" w:author="Сергей" w:date="2026-10-14T11:09:52Z"/>
          <w:rFonts w:ascii="Aptos" w:hAnsi="Aptos" w:eastAsia="Aptos" w:cs="Aptos"/>
          <w:color w:val="FF0000"/>
          <w:sz w:val="24"/>
          <w:szCs w:val="24"/>
        </w:rPr>
      </w:pPr>
      <w:del w:id="341" w:author="Сергей" w:date="2026-10-14T11:09:52Z">
        <w:r>
          <w:rPr>
            <w:rFonts w:ascii="Aptos" w:hAnsi="Aptos" w:eastAsia="Aptos" w:cs="Aptos"/>
            <w:color w:val="FF0000"/>
            <w:sz w:val="24"/>
            <w:szCs w:val="24"/>
          </w:rPr>
          <w:delText>In the "Use of AI" section, choose the statement that accurately reflects your work:</w:delText>
        </w:r>
      </w:del>
    </w:p>
    <w:p w14:paraId="0170ED33">
      <w:pPr>
        <w:rPr>
          <w:del w:id="342" w:author="Сергей" w:date="2026-10-14T11:09:52Z"/>
          <w:rFonts w:ascii="Aptos" w:hAnsi="Aptos" w:eastAsia="Aptos" w:cs="Aptos"/>
          <w:b/>
          <w:color w:val="FF0000"/>
          <w:sz w:val="24"/>
          <w:szCs w:val="24"/>
        </w:rPr>
      </w:pPr>
    </w:p>
    <w:p w14:paraId="64487AE5">
      <w:pPr>
        <w:rPr>
          <w:del w:id="343" w:author="Сергей" w:date="2026-10-14T11:09:52Z"/>
          <w:rFonts w:ascii="Aptos" w:hAnsi="Aptos" w:eastAsia="Aptos" w:cs="Aptos"/>
          <w:color w:val="FF0000"/>
          <w:sz w:val="24"/>
          <w:szCs w:val="24"/>
        </w:rPr>
      </w:pPr>
      <w:del w:id="344" w:author="Сергей" w:date="2026-10-14T11:09:52Z">
        <w:r>
          <w:rPr>
            <w:rFonts w:ascii="Aptos" w:hAnsi="Aptos" w:eastAsia="Aptos" w:cs="Aptos"/>
            <w:b/>
            <w:color w:val="FF0000"/>
            <w:sz w:val="24"/>
            <w:szCs w:val="24"/>
          </w:rPr>
          <w:delText>If you utilized AI</w:delText>
        </w:r>
      </w:del>
      <w:del w:id="345" w:author="Сергей" w:date="2026-10-14T11:09:52Z">
        <w:r>
          <w:rPr>
            <w:rFonts w:ascii="Aptos" w:hAnsi="Aptos" w:eastAsia="Aptos" w:cs="Aptos"/>
            <w:color w:val="FF0000"/>
            <w:sz w:val="24"/>
            <w:szCs w:val="24"/>
          </w:rPr>
          <w:delText>: select the first statement. Provide details about the AI tool used and its application. Delete the second statement.</w:delText>
        </w:r>
      </w:del>
    </w:p>
    <w:p w14:paraId="4B9F7F76">
      <w:pPr>
        <w:rPr>
          <w:del w:id="346" w:author="Сергей" w:date="2026-10-14T11:09:52Z"/>
          <w:rFonts w:ascii="Aptos" w:hAnsi="Aptos" w:eastAsia="Aptos" w:cs="Aptos"/>
          <w:color w:val="FF0000"/>
          <w:sz w:val="24"/>
          <w:szCs w:val="24"/>
        </w:rPr>
      </w:pPr>
      <w:del w:id="347" w:author="Сергей" w:date="2026-10-14T11:09:52Z">
        <w:r>
          <w:rPr>
            <w:rFonts w:ascii="Aptos" w:hAnsi="Aptos" w:eastAsia="Aptos" w:cs="Aptos"/>
            <w:color w:val="FF0000"/>
            <w:sz w:val="24"/>
            <w:szCs w:val="24"/>
          </w:rPr>
          <w:delText>Example: "I acknowledge the use of Grammarly for improving spelling and grammar."</w:delText>
        </w:r>
      </w:del>
    </w:p>
    <w:p w14:paraId="40E9C269">
      <w:pPr>
        <w:rPr>
          <w:del w:id="348" w:author="Сергей" w:date="2026-10-14T11:09:52Z"/>
          <w:rFonts w:ascii="Aptos" w:hAnsi="Aptos" w:eastAsia="Aptos" w:cs="Aptos"/>
          <w:color w:val="FF0000"/>
          <w:sz w:val="24"/>
          <w:szCs w:val="24"/>
        </w:rPr>
      </w:pPr>
      <w:del w:id="349" w:author="Сергей" w:date="2026-10-14T11:09:52Z">
        <w:r>
          <w:rPr>
            <w:rFonts w:ascii="Aptos" w:hAnsi="Aptos" w:eastAsia="Aptos" w:cs="Aptos"/>
            <w:color w:val="FF0000"/>
            <w:sz w:val="24"/>
            <w:szCs w:val="24"/>
          </w:rPr>
          <w:delText>OR: "I acknowledge the use of ChatGPT for structuring the assignment."</w:delText>
        </w:r>
      </w:del>
    </w:p>
    <w:p w14:paraId="62D4093D">
      <w:pPr>
        <w:rPr>
          <w:del w:id="350" w:author="Сергей" w:date="2026-10-14T11:09:52Z"/>
          <w:rFonts w:ascii="Aptos" w:hAnsi="Aptos" w:eastAsia="Aptos" w:cs="Aptos"/>
          <w:color w:val="FF0000"/>
          <w:sz w:val="24"/>
          <w:szCs w:val="24"/>
        </w:rPr>
      </w:pPr>
      <w:del w:id="351" w:author="Сергей" w:date="2026-10-14T11:09:52Z">
        <w:r>
          <w:rPr>
            <w:rFonts w:ascii="Aptos" w:hAnsi="Aptos" w:eastAsia="Aptos" w:cs="Aptos"/>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7B7353DB">
      <w:pPr>
        <w:rPr>
          <w:del w:id="352" w:author="Сергей" w:date="2026-10-14T11:09:52Z"/>
          <w:rFonts w:ascii="Aptos" w:hAnsi="Aptos" w:eastAsia="Aptos" w:cs="Aptos"/>
          <w:color w:val="FF0000"/>
          <w:sz w:val="24"/>
          <w:szCs w:val="24"/>
        </w:rPr>
      </w:pPr>
      <w:del w:id="353" w:author="Сергей" w:date="2026-10-14T11:09:52Z">
        <w:r>
          <w:rPr>
            <w:rFonts w:ascii="Aptos" w:hAnsi="Aptos" w:eastAsia="Aptos" w:cs="Aptos"/>
            <w:color w:val="FF0000"/>
            <w:sz w:val="24"/>
            <w:szCs w:val="24"/>
          </w:rPr>
          <w:delText>Information on how to reference AI tools is available in the Harvard Referencing Handbook, which can be downloaded at:</w:delText>
        </w:r>
      </w:del>
      <w:del w:id="354" w:author="Сергей" w:date="2026-10-14T11:09:52Z">
        <w:r>
          <w:rPr/>
          <w:delText xml:space="preserve"> </w:delText>
        </w:r>
      </w:del>
      <w:del w:id="355" w:author="Сергей" w:date="2026-10-14T11:09:52Z">
        <w:r>
          <w:rPr>
            <w:rFonts w:ascii="Aptos" w:hAnsi="Aptos" w:eastAsia="Aptos" w:cs="Aptos"/>
            <w:color w:val="FF0000"/>
            <w:sz w:val="24"/>
            <w:szCs w:val="24"/>
          </w:rPr>
          <w:delText>https://library.cct.ie/referencing/harvard</w:delText>
        </w:r>
      </w:del>
    </w:p>
    <w:p w14:paraId="1264EB94">
      <w:pPr>
        <w:rPr>
          <w:del w:id="356" w:author="Сергей" w:date="2026-10-14T11:09:52Z"/>
          <w:rFonts w:ascii="Aptos" w:hAnsi="Aptos" w:eastAsia="Aptos" w:cs="Aptos"/>
          <w:b/>
          <w:color w:val="FF0000"/>
          <w:sz w:val="24"/>
          <w:szCs w:val="24"/>
        </w:rPr>
      </w:pPr>
    </w:p>
    <w:p w14:paraId="44AE3959">
      <w:pPr>
        <w:rPr>
          <w:del w:id="357" w:author="Сергей" w:date="2026-10-14T11:09:52Z"/>
          <w:rFonts w:ascii="Aptos" w:hAnsi="Aptos" w:eastAsia="Aptos" w:cs="Aptos"/>
          <w:color w:val="FF0000"/>
          <w:sz w:val="24"/>
          <w:szCs w:val="24"/>
        </w:rPr>
      </w:pPr>
      <w:del w:id="358" w:author="Сергей" w:date="2026-10-14T11:09:52Z">
        <w:r>
          <w:rPr>
            <w:rFonts w:ascii="Aptos" w:hAnsi="Aptos" w:eastAsia="Aptos" w:cs="Aptos"/>
            <w:b/>
            <w:color w:val="FF0000"/>
            <w:sz w:val="24"/>
            <w:szCs w:val="24"/>
          </w:rPr>
          <w:delText>If you did not use AI tools</w:delText>
        </w:r>
      </w:del>
      <w:del w:id="359" w:author="Сергей" w:date="2026-10-14T11:09:52Z">
        <w:r>
          <w:rPr>
            <w:rFonts w:ascii="Aptos" w:hAnsi="Aptos" w:eastAsia="Aptos" w:cs="Aptos"/>
            <w:color w:val="FF0000"/>
            <w:sz w:val="24"/>
            <w:szCs w:val="24"/>
          </w:rPr>
          <w:delText>: delete the first statement and keep the second one.</w:delText>
        </w:r>
      </w:del>
    </w:p>
    <w:p w14:paraId="43A616D5">
      <w:pPr>
        <w:rPr>
          <w:del w:id="360" w:author="Сергей" w:date="2026-10-14T11:09:52Z"/>
          <w:rFonts w:ascii="Aptos" w:hAnsi="Aptos" w:eastAsia="Aptos" w:cs="Aptos"/>
          <w:color w:val="FF0000"/>
          <w:sz w:val="24"/>
          <w:szCs w:val="24"/>
        </w:rPr>
      </w:pPr>
    </w:p>
    <w:p w14:paraId="530D2030">
      <w:pPr>
        <w:spacing w:line="240" w:lineRule="auto"/>
        <w:rPr>
          <w:del w:id="361" w:author="Сергей" w:date="2026-10-14T11:09:52Z"/>
          <w:rFonts w:ascii="Times New Roman" w:hAnsi="Times New Roman" w:eastAsia="Times New Roman" w:cs="Times New Roman"/>
          <w:color w:val="FF0000"/>
          <w:sz w:val="24"/>
          <w:szCs w:val="24"/>
        </w:rPr>
      </w:pPr>
      <w:del w:id="362" w:author="Сергей" w:date="2026-10-14T11:09:52Z">
        <w:r>
          <w:rPr>
            <w:rFonts w:ascii="Aptos" w:hAnsi="Aptos" w:eastAsia="Times New Roman" w:cs="Times New Roman"/>
            <w:b/>
            <w:bCs/>
            <w:color w:val="FF0000"/>
            <w:sz w:val="30"/>
            <w:szCs w:val="30"/>
            <w:u w:val="single"/>
          </w:rPr>
          <w:delText>Please read all the instructions on this document carefully!!!</w:delText>
        </w:r>
      </w:del>
    </w:p>
    <w:p w14:paraId="3998B9E3">
      <w:pPr>
        <w:spacing w:after="0" w:line="240" w:lineRule="auto"/>
        <w:rPr>
          <w:del w:id="363" w:author="Сергей" w:date="2026-10-14T11:09:52Z"/>
          <w:rFonts w:ascii="Times New Roman" w:hAnsi="Times New Roman" w:eastAsia="Times New Roman" w:cs="Times New Roman"/>
          <w:color w:val="FF0000"/>
          <w:sz w:val="24"/>
          <w:szCs w:val="24"/>
        </w:rPr>
      </w:pPr>
    </w:p>
    <w:p w14:paraId="33201B3F">
      <w:pPr>
        <w:pStyle w:val="36"/>
        <w:numPr>
          <w:ilvl w:val="0"/>
          <w:numId w:val="1"/>
        </w:numPr>
        <w:spacing w:line="240" w:lineRule="auto"/>
        <w:rPr>
          <w:del w:id="364" w:author="Сергей" w:date="2026-10-14T11:09:52Z"/>
          <w:rFonts w:ascii="Times New Roman" w:hAnsi="Times New Roman" w:eastAsia="Times New Roman" w:cs="Times New Roman"/>
          <w:color w:val="FF0000"/>
          <w:sz w:val="24"/>
          <w:szCs w:val="24"/>
        </w:rPr>
      </w:pPr>
      <w:del w:id="365" w:author="Сергей" w:date="2026-10-14T11:09:52Z">
        <w:r>
          <w:rPr>
            <w:rFonts w:ascii="Aptos" w:hAnsi="Aptos" w:eastAsia="Times New Roman" w:cs="Times New Roman"/>
            <w:b/>
            <w:bCs/>
            <w:color w:val="FF0000"/>
            <w:sz w:val="24"/>
            <w:szCs w:val="24"/>
          </w:rPr>
          <w:delText>Filling out the cover sheet</w:delText>
        </w:r>
      </w:del>
    </w:p>
    <w:p w14:paraId="71C21B4C">
      <w:pPr>
        <w:spacing w:line="240" w:lineRule="auto"/>
        <w:ind w:left="720"/>
        <w:rPr>
          <w:del w:id="366" w:author="Сергей" w:date="2026-10-14T11:09:52Z"/>
          <w:rFonts w:ascii="Times New Roman" w:hAnsi="Times New Roman" w:eastAsia="Times New Roman" w:cs="Times New Roman"/>
          <w:color w:val="FF0000"/>
          <w:sz w:val="24"/>
          <w:szCs w:val="24"/>
        </w:rPr>
      </w:pPr>
      <w:del w:id="367" w:author="Сергей" w:date="2026-10-14T11:09:52Z">
        <w:r>
          <w:rPr>
            <w:rFonts w:ascii="Aptos" w:hAnsi="Aptos" w:eastAsia="Times New Roman" w:cs="Times New Roman"/>
            <w:color w:val="FF0000"/>
            <w:sz w:val="24"/>
            <w:szCs w:val="24"/>
          </w:rPr>
          <w:delText>Fill out the top section of the cover page with all the required information.</w:delText>
        </w:r>
      </w:del>
    </w:p>
    <w:p w14:paraId="3E9E2387">
      <w:pPr>
        <w:spacing w:after="0" w:line="240" w:lineRule="auto"/>
        <w:ind w:left="720"/>
        <w:rPr>
          <w:del w:id="368" w:author="Сергей" w:date="2026-10-14T11:09:52Z"/>
          <w:rFonts w:ascii="Times New Roman" w:hAnsi="Times New Roman" w:eastAsia="Times New Roman" w:cs="Times New Roman"/>
          <w:color w:val="FF0000"/>
          <w:sz w:val="24"/>
          <w:szCs w:val="24"/>
        </w:rPr>
      </w:pPr>
    </w:p>
    <w:p w14:paraId="53C5C1B1">
      <w:pPr>
        <w:spacing w:line="240" w:lineRule="auto"/>
        <w:ind w:left="720"/>
        <w:rPr>
          <w:del w:id="369" w:author="Сергей" w:date="2026-10-14T11:09:52Z"/>
          <w:rFonts w:ascii="Times New Roman" w:hAnsi="Times New Roman" w:eastAsia="Times New Roman" w:cs="Times New Roman"/>
          <w:color w:val="FF0000"/>
          <w:sz w:val="24"/>
          <w:szCs w:val="24"/>
        </w:rPr>
      </w:pPr>
      <w:del w:id="370" w:author="Сергей" w:date="2026-10-14T11:09:52Z">
        <w:r>
          <w:rPr>
            <w:rFonts w:ascii="Aptos" w:hAnsi="Aptos" w:eastAsia="Times New Roman" w:cs="Times New Roman"/>
            <w:color w:val="FF0000"/>
            <w:sz w:val="24"/>
            <w:szCs w:val="24"/>
          </w:rPr>
          <w:delText>In the "Use of AI" section, choose the statement that accurately reflects your work:</w:delText>
        </w:r>
      </w:del>
    </w:p>
    <w:p w14:paraId="64A4805C">
      <w:pPr>
        <w:spacing w:after="0" w:line="240" w:lineRule="auto"/>
        <w:ind w:left="720"/>
        <w:rPr>
          <w:del w:id="371" w:author="Сергей" w:date="2026-10-14T11:09:52Z"/>
          <w:rFonts w:ascii="Times New Roman" w:hAnsi="Times New Roman" w:eastAsia="Times New Roman" w:cs="Times New Roman"/>
          <w:color w:val="FF0000"/>
          <w:sz w:val="24"/>
          <w:szCs w:val="24"/>
        </w:rPr>
      </w:pPr>
    </w:p>
    <w:p w14:paraId="15DD3A31">
      <w:pPr>
        <w:spacing w:line="240" w:lineRule="auto"/>
        <w:ind w:left="720"/>
        <w:rPr>
          <w:del w:id="372" w:author="Сергей" w:date="2026-10-14T11:09:52Z"/>
          <w:rFonts w:ascii="Times New Roman" w:hAnsi="Times New Roman" w:eastAsia="Times New Roman" w:cs="Times New Roman"/>
          <w:color w:val="FF0000"/>
          <w:sz w:val="24"/>
          <w:szCs w:val="24"/>
        </w:rPr>
      </w:pPr>
      <w:del w:id="373" w:author="Сергей" w:date="2026-10-14T11:09:52Z">
        <w:r>
          <w:rPr>
            <w:rFonts w:ascii="Aptos" w:hAnsi="Aptos" w:eastAsia="Times New Roman" w:cs="Times New Roman"/>
            <w:b/>
            <w:bCs/>
            <w:color w:val="FF0000"/>
            <w:sz w:val="24"/>
            <w:szCs w:val="24"/>
          </w:rPr>
          <w:delText>If you utilized AI</w:delText>
        </w:r>
      </w:del>
      <w:del w:id="374" w:author="Сергей" w:date="2026-10-14T11:09:52Z">
        <w:r>
          <w:rPr>
            <w:rFonts w:ascii="Aptos" w:hAnsi="Aptos" w:eastAsia="Times New Roman" w:cs="Times New Roman"/>
            <w:color w:val="FF0000"/>
            <w:sz w:val="24"/>
            <w:szCs w:val="24"/>
          </w:rPr>
          <w:delText>: select the first statement. Provide details about the AI tool used and its application. Delete the second statement.</w:delText>
        </w:r>
      </w:del>
    </w:p>
    <w:p w14:paraId="630E2B70">
      <w:pPr>
        <w:spacing w:line="240" w:lineRule="auto"/>
        <w:ind w:left="720"/>
        <w:rPr>
          <w:del w:id="375" w:author="Сергей" w:date="2026-10-14T11:09:52Z"/>
          <w:rFonts w:ascii="Times New Roman" w:hAnsi="Times New Roman" w:eastAsia="Times New Roman" w:cs="Times New Roman"/>
          <w:color w:val="FF0000"/>
          <w:sz w:val="24"/>
          <w:szCs w:val="24"/>
        </w:rPr>
      </w:pPr>
      <w:del w:id="376" w:author="Сергей" w:date="2026-10-14T11:09:52Z">
        <w:r>
          <w:rPr>
            <w:rFonts w:ascii="Aptos" w:hAnsi="Aptos" w:eastAsia="Times New Roman" w:cs="Times New Roman"/>
            <w:color w:val="FF0000"/>
            <w:sz w:val="24"/>
            <w:szCs w:val="24"/>
          </w:rPr>
          <w:delText>Example: "I acknowledge the use of Grammarly for improving spelling and grammar."</w:delText>
        </w:r>
      </w:del>
    </w:p>
    <w:p w14:paraId="31A54606">
      <w:pPr>
        <w:spacing w:line="240" w:lineRule="auto"/>
        <w:ind w:left="720"/>
        <w:rPr>
          <w:del w:id="377" w:author="Сергей" w:date="2026-10-14T11:09:52Z"/>
          <w:rFonts w:ascii="Times New Roman" w:hAnsi="Times New Roman" w:eastAsia="Times New Roman" w:cs="Times New Roman"/>
          <w:color w:val="FF0000"/>
          <w:sz w:val="24"/>
          <w:szCs w:val="24"/>
        </w:rPr>
      </w:pPr>
      <w:del w:id="378" w:author="Сергей" w:date="2026-10-14T11:09:52Z">
        <w:r>
          <w:rPr>
            <w:rFonts w:ascii="Aptos" w:hAnsi="Aptos" w:eastAsia="Times New Roman" w:cs="Times New Roman"/>
            <w:color w:val="FF0000"/>
            <w:sz w:val="24"/>
            <w:szCs w:val="24"/>
          </w:rPr>
          <w:delText>OR: "I acknowledge the use of ChatGPT for structuring the assignment."</w:delText>
        </w:r>
      </w:del>
    </w:p>
    <w:p w14:paraId="2C7C21F5">
      <w:pPr>
        <w:spacing w:line="240" w:lineRule="auto"/>
        <w:ind w:left="720"/>
        <w:rPr>
          <w:del w:id="379" w:author="Сергей" w:date="2026-10-14T11:09:52Z"/>
          <w:rFonts w:ascii="Times New Roman" w:hAnsi="Times New Roman" w:eastAsia="Times New Roman" w:cs="Times New Roman"/>
          <w:color w:val="FF0000"/>
          <w:sz w:val="24"/>
          <w:szCs w:val="24"/>
        </w:rPr>
      </w:pPr>
      <w:del w:id="380" w:author="Сергей" w:date="2026-10-14T11:09:52Z">
        <w:r>
          <w:rPr>
            <w:rFonts w:ascii="Aptos" w:hAnsi="Aptos" w:eastAsia="Times New Roman" w:cs="Times New Roman"/>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312F7C50">
      <w:pPr>
        <w:spacing w:line="240" w:lineRule="auto"/>
        <w:ind w:left="720"/>
        <w:rPr>
          <w:del w:id="381" w:author="Сергей" w:date="2026-10-14T11:09:52Z"/>
          <w:rFonts w:ascii="Times New Roman" w:hAnsi="Times New Roman" w:eastAsia="Times New Roman" w:cs="Times New Roman"/>
          <w:color w:val="FF0000"/>
          <w:sz w:val="24"/>
          <w:szCs w:val="24"/>
        </w:rPr>
      </w:pPr>
      <w:del w:id="382" w:author="Сергей" w:date="2026-10-14T11:09:52Z">
        <w:r>
          <w:rPr>
            <w:rFonts w:ascii="Aptos" w:hAnsi="Aptos" w:eastAsia="Times New Roman" w:cs="Times New Roman"/>
            <w:color w:val="FF0000"/>
            <w:sz w:val="24"/>
            <w:szCs w:val="24"/>
          </w:rPr>
          <w:delText>Information on how to reference AI tools is available in the Harvard Referencing Handbook, which can be downloaded at:</w:delText>
        </w:r>
      </w:del>
      <w:del w:id="383" w:author="Сергей" w:date="2026-10-14T11:09:52Z">
        <w:r>
          <w:rPr>
            <w:rFonts w:eastAsia="Times New Roman"/>
            <w:color w:val="FF0000"/>
          </w:rPr>
          <w:delText xml:space="preserve"> </w:delText>
        </w:r>
      </w:del>
      <w:del w:id="384" w:author="Сергей" w:date="2026-10-14T11:09:52Z">
        <w:r>
          <w:rPr>
            <w:rFonts w:ascii="Aptos" w:hAnsi="Aptos" w:eastAsia="Times New Roman" w:cs="Times New Roman"/>
            <w:color w:val="FF0000"/>
            <w:sz w:val="24"/>
            <w:szCs w:val="24"/>
          </w:rPr>
          <w:delText>https://library.cct.ie/referencing/harvard</w:delText>
        </w:r>
      </w:del>
    </w:p>
    <w:p w14:paraId="05C0C768">
      <w:pPr>
        <w:spacing w:after="0" w:line="240" w:lineRule="auto"/>
        <w:ind w:left="720"/>
        <w:rPr>
          <w:del w:id="385" w:author="Сергей" w:date="2026-10-14T11:09:52Z"/>
          <w:rFonts w:ascii="Times New Roman" w:hAnsi="Times New Roman" w:eastAsia="Times New Roman" w:cs="Times New Roman"/>
          <w:color w:val="FF0000"/>
          <w:sz w:val="24"/>
          <w:szCs w:val="24"/>
        </w:rPr>
      </w:pPr>
    </w:p>
    <w:p w14:paraId="4FAE990D">
      <w:pPr>
        <w:spacing w:line="240" w:lineRule="auto"/>
        <w:ind w:left="720"/>
        <w:rPr>
          <w:del w:id="386" w:author="Сергей" w:date="2026-10-14T11:09:52Z"/>
          <w:rFonts w:ascii="Aptos" w:hAnsi="Aptos" w:eastAsia="Times New Roman" w:cs="Times New Roman"/>
          <w:color w:val="FF0000"/>
          <w:sz w:val="24"/>
          <w:szCs w:val="24"/>
        </w:rPr>
      </w:pPr>
      <w:del w:id="387" w:author="Сергей" w:date="2026-10-14T11:09:52Z">
        <w:r>
          <w:rPr>
            <w:rFonts w:ascii="Aptos" w:hAnsi="Aptos" w:eastAsia="Times New Roman" w:cs="Times New Roman"/>
            <w:b/>
            <w:bCs/>
            <w:color w:val="FF0000"/>
            <w:sz w:val="24"/>
            <w:szCs w:val="24"/>
          </w:rPr>
          <w:delText>If you did not use AI tools</w:delText>
        </w:r>
      </w:del>
      <w:del w:id="388" w:author="Сергей" w:date="2026-10-14T11:09:52Z">
        <w:r>
          <w:rPr>
            <w:rFonts w:ascii="Aptos" w:hAnsi="Aptos" w:eastAsia="Times New Roman" w:cs="Times New Roman"/>
            <w:color w:val="FF0000"/>
            <w:sz w:val="24"/>
            <w:szCs w:val="24"/>
          </w:rPr>
          <w:delText>: delete the first statement and keep the second one.</w:delText>
        </w:r>
      </w:del>
    </w:p>
    <w:p w14:paraId="7832715E">
      <w:pPr>
        <w:spacing w:line="240" w:lineRule="auto"/>
        <w:rPr>
          <w:del w:id="389" w:author="Sergii" w:date="2026-10-14T11:31:27Z"/>
          <w:rFonts w:ascii="Aptos" w:hAnsi="Aptos" w:eastAsia="Times New Roman" w:cs="Times New Roman"/>
          <w:color w:val="FF0000"/>
          <w:sz w:val="24"/>
          <w:szCs w:val="24"/>
        </w:rPr>
      </w:pPr>
    </w:p>
    <w:p w14:paraId="423427B2">
      <w:pPr>
        <w:pStyle w:val="36"/>
        <w:numPr>
          <w:ilvl w:val="0"/>
          <w:numId w:val="2"/>
        </w:numPr>
        <w:rPr>
          <w:del w:id="390" w:author="Sergii" w:date="2026-10-14T11:31:27Z"/>
          <w:rFonts w:asciiTheme="minorHAnsi" w:hAnsiTheme="minorHAnsi"/>
          <w:b/>
          <w:bCs/>
          <w:color w:val="FF0000"/>
          <w:sz w:val="24"/>
          <w:szCs w:val="24"/>
        </w:rPr>
      </w:pPr>
      <w:del w:id="391" w:author="Sergii" w:date="2026-10-14T11:31:27Z">
        <w:r>
          <w:rPr>
            <w:rFonts w:asciiTheme="minorHAnsi" w:hAnsiTheme="minorHAnsi"/>
            <w:b/>
            <w:bCs/>
            <w:color w:val="FF0000"/>
            <w:sz w:val="24"/>
            <w:szCs w:val="24"/>
          </w:rPr>
          <w:delText>Version Control</w:delText>
        </w:r>
      </w:del>
    </w:p>
    <w:p w14:paraId="65E3BDF0">
      <w:pPr>
        <w:spacing w:before="100" w:beforeAutospacing="1" w:after="100" w:afterAutospacing="1" w:line="240" w:lineRule="auto"/>
        <w:ind w:left="720"/>
        <w:outlineLvl w:val="2"/>
        <w:rPr>
          <w:del w:id="392" w:author="Sergii" w:date="2026-10-14T11:31:27Z"/>
          <w:rFonts w:eastAsia="Times New Roman" w:cs="Times New Roman" w:asciiTheme="minorHAnsi" w:hAnsiTheme="minorHAnsi"/>
          <w:b/>
          <w:bCs/>
          <w:color w:val="FF0000"/>
          <w:sz w:val="24"/>
          <w:szCs w:val="24"/>
        </w:rPr>
      </w:pPr>
      <w:del w:id="393" w:author="Sergii" w:date="2026-10-14T11:31:27Z">
        <w:r>
          <w:rPr>
            <w:rFonts w:eastAsia="Times New Roman" w:cs="Times New Roman" w:asciiTheme="minorHAnsi" w:hAnsiTheme="minorHAnsi"/>
            <w:b/>
            <w:bCs/>
            <w:color w:val="FF0000"/>
            <w:sz w:val="24"/>
            <w:szCs w:val="24"/>
          </w:rPr>
          <w:delText>Enabling Version Control in Microsoft Word:</w:delText>
        </w:r>
      </w:del>
    </w:p>
    <w:p w14:paraId="6CFA9E11">
      <w:pPr>
        <w:spacing w:before="100" w:beforeAutospacing="1" w:after="100" w:afterAutospacing="1" w:line="240" w:lineRule="auto"/>
        <w:ind w:left="720"/>
        <w:rPr>
          <w:del w:id="394" w:author="Sergii" w:date="2026-10-14T11:31:27Z"/>
          <w:rFonts w:eastAsia="Times New Roman" w:cs="Times New Roman" w:asciiTheme="minorHAnsi" w:hAnsiTheme="minorHAnsi"/>
          <w:color w:val="FF0000"/>
          <w:sz w:val="24"/>
          <w:szCs w:val="24"/>
        </w:rPr>
      </w:pPr>
      <w:del w:id="395" w:author="Sergii" w:date="2026-10-14T11:31:27Z">
        <w:r>
          <w:rPr>
            <w:rFonts w:eastAsia="Times New Roman" w:cs="Times New Roman" w:asciiTheme="minorHAnsi" w:hAnsiTheme="minorHAnsi"/>
            <w:color w:val="FF0000"/>
            <w:sz w:val="24"/>
            <w:szCs w:val="24"/>
          </w:rPr>
          <w:delText>Version control in Microsoft Word can be achieved in a few ways. Here’s how to do it:</w:delText>
        </w:r>
      </w:del>
    </w:p>
    <w:p w14:paraId="658ED202">
      <w:pPr>
        <w:spacing w:before="100" w:beforeAutospacing="1" w:after="100" w:afterAutospacing="1" w:line="240" w:lineRule="auto"/>
        <w:ind w:left="720"/>
        <w:outlineLvl w:val="3"/>
        <w:rPr>
          <w:del w:id="396" w:author="Sergii" w:date="2026-10-14T11:31:27Z"/>
          <w:rFonts w:eastAsia="Times New Roman" w:cs="Times New Roman" w:asciiTheme="minorHAnsi" w:hAnsiTheme="minorHAnsi"/>
          <w:b/>
          <w:bCs/>
          <w:color w:val="FF0000"/>
          <w:sz w:val="24"/>
          <w:szCs w:val="24"/>
        </w:rPr>
      </w:pPr>
      <w:del w:id="397" w:author="Sergii" w:date="2026-10-14T11:31:27Z">
        <w:r>
          <w:rPr>
            <w:rFonts w:eastAsia="Times New Roman" w:cs="Times New Roman" w:asciiTheme="minorHAnsi" w:hAnsiTheme="minorHAnsi"/>
            <w:b/>
            <w:bCs/>
            <w:color w:val="FF0000"/>
            <w:sz w:val="24"/>
            <w:szCs w:val="24"/>
          </w:rPr>
          <w:delText>1. Using Track Changes:</w:delText>
        </w:r>
      </w:del>
    </w:p>
    <w:p w14:paraId="331B7CDB">
      <w:pPr>
        <w:numPr>
          <w:ilvl w:val="0"/>
          <w:numId w:val="3"/>
        </w:numPr>
        <w:tabs>
          <w:tab w:val="left" w:pos="1440"/>
          <w:tab w:val="clear" w:pos="720"/>
        </w:tabs>
        <w:spacing w:before="100" w:beforeAutospacing="1" w:after="100" w:afterAutospacing="1" w:line="240" w:lineRule="auto"/>
        <w:ind w:left="1440"/>
        <w:rPr>
          <w:del w:id="398" w:author="Sergii" w:date="2026-10-14T11:31:27Z"/>
          <w:rFonts w:eastAsia="Times New Roman" w:cs="Times New Roman" w:asciiTheme="minorHAnsi" w:hAnsiTheme="minorHAnsi"/>
          <w:color w:val="FF0000"/>
          <w:sz w:val="24"/>
          <w:szCs w:val="24"/>
        </w:rPr>
      </w:pPr>
      <w:del w:id="399" w:author="Sergii" w:date="2026-10-14T11:31:27Z">
        <w:r>
          <w:rPr>
            <w:rFonts w:eastAsia="Times New Roman" w:cs="Times New Roman" w:asciiTheme="minorHAnsi" w:hAnsiTheme="minorHAnsi"/>
            <w:b/>
            <w:bCs/>
            <w:color w:val="FF0000"/>
            <w:sz w:val="24"/>
            <w:szCs w:val="24"/>
          </w:rPr>
          <w:delText>Track Changes</w:delText>
        </w:r>
      </w:del>
      <w:del w:id="400" w:author="Sergii" w:date="2026-10-14T11:31:27Z">
        <w:r>
          <w:rPr>
            <w:rFonts w:eastAsia="Times New Roman" w:cs="Times New Roman" w:asciiTheme="minorHAnsi" w:hAnsiTheme="minorHAnsi"/>
            <w:color w:val="FF0000"/>
            <w:sz w:val="24"/>
            <w:szCs w:val="24"/>
          </w:rPr>
          <w:delText xml:space="preserve"> is a built-in feature of Word that helps users monitor edits. </w:delText>
        </w:r>
      </w:del>
    </w:p>
    <w:p w14:paraId="4091A723">
      <w:pPr>
        <w:spacing w:before="100" w:beforeAutospacing="1" w:after="100" w:afterAutospacing="1" w:line="240" w:lineRule="auto"/>
        <w:ind w:left="1440"/>
        <w:rPr>
          <w:del w:id="401" w:author="Sergii" w:date="2026-10-14T11:31:27Z"/>
          <w:rFonts w:eastAsia="Times New Roman" w:cs="Times New Roman" w:asciiTheme="minorHAnsi" w:hAnsiTheme="minorHAnsi"/>
          <w:color w:val="FF0000"/>
          <w:sz w:val="24"/>
          <w:szCs w:val="24"/>
        </w:rPr>
      </w:pPr>
      <w:del w:id="402" w:author="Sergii" w:date="2026-10-14T11:31:27Z">
        <w:r>
          <w:rPr>
            <w:rFonts w:eastAsia="Times New Roman" w:cs="Times New Roman" w:asciiTheme="minorHAnsi" w:hAnsiTheme="minorHAnsi"/>
            <w:color w:val="FF0000"/>
            <w:sz w:val="24"/>
            <w:szCs w:val="24"/>
          </w:rPr>
          <w:delText>To enable:</w:delText>
        </w:r>
      </w:del>
    </w:p>
    <w:p w14:paraId="2EC5D1CB">
      <w:pPr>
        <w:numPr>
          <w:ilvl w:val="1"/>
          <w:numId w:val="3"/>
        </w:numPr>
        <w:tabs>
          <w:tab w:val="left" w:pos="2160"/>
          <w:tab w:val="clear" w:pos="1440"/>
        </w:tabs>
        <w:spacing w:before="100" w:beforeAutospacing="1" w:after="100" w:afterAutospacing="1" w:line="240" w:lineRule="auto"/>
        <w:ind w:left="2160"/>
        <w:rPr>
          <w:del w:id="403" w:author="Sergii" w:date="2026-10-14T11:31:27Z"/>
          <w:rFonts w:eastAsia="Times New Roman" w:cs="Times New Roman" w:asciiTheme="minorHAnsi" w:hAnsiTheme="minorHAnsi"/>
          <w:color w:val="FF0000"/>
          <w:sz w:val="24"/>
          <w:szCs w:val="24"/>
        </w:rPr>
      </w:pPr>
      <w:del w:id="404" w:author="Sergii" w:date="2026-10-14T11:31:27Z">
        <w:r>
          <w:rPr>
            <w:rFonts w:eastAsia="Times New Roman" w:cs="Times New Roman" w:asciiTheme="minorHAnsi" w:hAnsiTheme="minorHAnsi"/>
            <w:color w:val="FF0000"/>
            <w:sz w:val="24"/>
            <w:szCs w:val="24"/>
          </w:rPr>
          <w:delText xml:space="preserve">Go to the </w:delText>
        </w:r>
      </w:del>
      <w:del w:id="405" w:author="Sergii" w:date="2026-10-14T11:31:27Z">
        <w:r>
          <w:rPr>
            <w:rFonts w:eastAsia="Times New Roman" w:cs="Times New Roman" w:asciiTheme="minorHAnsi" w:hAnsiTheme="minorHAnsi"/>
            <w:b/>
            <w:bCs/>
            <w:color w:val="FF0000"/>
            <w:sz w:val="24"/>
            <w:szCs w:val="24"/>
          </w:rPr>
          <w:delText>Review</w:delText>
        </w:r>
      </w:del>
      <w:del w:id="406" w:author="Sergii" w:date="2026-10-14T11:31:27Z">
        <w:r>
          <w:rPr>
            <w:rFonts w:eastAsia="Times New Roman" w:cs="Times New Roman" w:asciiTheme="minorHAnsi" w:hAnsiTheme="minorHAnsi"/>
            <w:color w:val="FF0000"/>
            <w:sz w:val="24"/>
            <w:szCs w:val="24"/>
          </w:rPr>
          <w:delText xml:space="preserve"> tab.</w:delText>
        </w:r>
      </w:del>
    </w:p>
    <w:p w14:paraId="760E17AF">
      <w:pPr>
        <w:numPr>
          <w:ilvl w:val="1"/>
          <w:numId w:val="3"/>
        </w:numPr>
        <w:tabs>
          <w:tab w:val="left" w:pos="2160"/>
          <w:tab w:val="clear" w:pos="1440"/>
        </w:tabs>
        <w:spacing w:before="100" w:beforeAutospacing="1" w:after="100" w:afterAutospacing="1" w:line="240" w:lineRule="auto"/>
        <w:ind w:left="2160"/>
        <w:rPr>
          <w:del w:id="407" w:author="Sergii" w:date="2026-10-14T11:31:27Z"/>
          <w:rFonts w:eastAsia="Times New Roman" w:cs="Times New Roman" w:asciiTheme="minorHAnsi" w:hAnsiTheme="minorHAnsi"/>
          <w:color w:val="FF0000"/>
          <w:sz w:val="24"/>
          <w:szCs w:val="24"/>
        </w:rPr>
      </w:pPr>
      <w:del w:id="408" w:author="Sergii" w:date="2026-10-14T11:31:27Z">
        <w:r>
          <w:rPr>
            <w:rFonts w:eastAsia="Times New Roman" w:cs="Times New Roman" w:asciiTheme="minorHAnsi" w:hAnsiTheme="minorHAnsi"/>
            <w:color w:val="FF0000"/>
            <w:sz w:val="24"/>
            <w:szCs w:val="24"/>
          </w:rPr>
          <w:delText xml:space="preserve">Click </w:delText>
        </w:r>
      </w:del>
      <w:del w:id="409" w:author="Sergii" w:date="2026-10-14T11:31:27Z">
        <w:r>
          <w:rPr>
            <w:rFonts w:eastAsia="Times New Roman" w:cs="Times New Roman" w:asciiTheme="minorHAnsi" w:hAnsiTheme="minorHAnsi"/>
            <w:b/>
            <w:bCs/>
            <w:color w:val="FF0000"/>
            <w:sz w:val="24"/>
            <w:szCs w:val="24"/>
          </w:rPr>
          <w:delText>Track Changes</w:delText>
        </w:r>
      </w:del>
      <w:del w:id="410" w:author="Sergii" w:date="2026-10-14T11:31:27Z">
        <w:r>
          <w:rPr>
            <w:rFonts w:eastAsia="Times New Roman" w:cs="Times New Roman" w:asciiTheme="minorHAnsi" w:hAnsiTheme="minorHAnsi"/>
            <w:color w:val="FF0000"/>
            <w:sz w:val="24"/>
            <w:szCs w:val="24"/>
          </w:rPr>
          <w:delText xml:space="preserve"> </w:delText>
        </w:r>
      </w:del>
    </w:p>
    <w:p w14:paraId="15AF8498">
      <w:pPr>
        <w:numPr>
          <w:ilvl w:val="1"/>
          <w:numId w:val="3"/>
        </w:numPr>
        <w:tabs>
          <w:tab w:val="left" w:pos="2160"/>
          <w:tab w:val="clear" w:pos="1440"/>
        </w:tabs>
        <w:spacing w:before="100" w:beforeAutospacing="1" w:after="100" w:afterAutospacing="1" w:line="240" w:lineRule="auto"/>
        <w:ind w:left="2160"/>
        <w:rPr>
          <w:del w:id="411" w:author="Sergii" w:date="2026-10-14T11:31:27Z"/>
          <w:rFonts w:eastAsia="Times New Roman" w:cs="Times New Roman" w:asciiTheme="minorHAnsi" w:hAnsiTheme="minorHAnsi"/>
          <w:color w:val="FF0000"/>
          <w:sz w:val="24"/>
          <w:szCs w:val="24"/>
        </w:rPr>
      </w:pPr>
      <w:del w:id="412" w:author="Sergii" w:date="2026-10-14T11:31:27Z">
        <w:r>
          <w:rPr>
            <w:rFonts w:eastAsia="Times New Roman" w:cs="Times New Roman" w:asciiTheme="minorHAnsi" w:hAnsiTheme="minorHAnsi"/>
            <w:color w:val="FF0000"/>
            <w:sz w:val="24"/>
            <w:szCs w:val="24"/>
          </w:rPr>
          <w:delText>Word will start recording changes and can show who made each edit.</w:delText>
        </w:r>
      </w:del>
    </w:p>
    <w:p w14:paraId="70BA165F">
      <w:pPr>
        <w:numPr>
          <w:ilvl w:val="1"/>
          <w:numId w:val="3"/>
        </w:numPr>
        <w:tabs>
          <w:tab w:val="left" w:pos="2160"/>
          <w:tab w:val="clear" w:pos="1440"/>
        </w:tabs>
        <w:spacing w:before="100" w:beforeAutospacing="1" w:after="100" w:afterAutospacing="1" w:line="240" w:lineRule="auto"/>
        <w:ind w:left="2160"/>
        <w:rPr>
          <w:del w:id="413" w:author="Sergii" w:date="2026-10-14T11:31:27Z"/>
          <w:rFonts w:eastAsia="Times New Roman" w:cs="Times New Roman" w:asciiTheme="minorHAnsi" w:hAnsiTheme="minorHAnsi"/>
          <w:color w:val="FF0000"/>
          <w:sz w:val="24"/>
          <w:szCs w:val="24"/>
        </w:rPr>
      </w:pPr>
      <w:del w:id="414" w:author="Sergii" w:date="2026-10-14T11:31:27Z">
        <w:r>
          <w:rPr>
            <w:rFonts w:eastAsia="Times New Roman" w:cs="Times New Roman" w:asciiTheme="minorHAnsi" w:hAnsiTheme="minorHAnsi"/>
            <w:color w:val="FF0000"/>
            <w:sz w:val="24"/>
            <w:szCs w:val="24"/>
          </w:rPr>
          <w:delText xml:space="preserve">Select </w:delText>
        </w:r>
      </w:del>
      <w:del w:id="415" w:author="Sergii" w:date="2026-10-14T11:31:27Z">
        <w:r>
          <w:rPr>
            <w:rFonts w:eastAsia="Times New Roman" w:cs="Times New Roman" w:asciiTheme="minorHAnsi" w:hAnsiTheme="minorHAnsi"/>
            <w:b/>
            <w:bCs/>
            <w:color w:val="FF0000"/>
            <w:sz w:val="24"/>
            <w:szCs w:val="24"/>
          </w:rPr>
          <w:delText>No Markup</w:delText>
        </w:r>
      </w:del>
      <w:del w:id="416" w:author="Sergii" w:date="2026-10-14T11:31:27Z">
        <w:r>
          <w:rPr>
            <w:rFonts w:eastAsia="Times New Roman" w:cs="Times New Roman" w:asciiTheme="minorHAnsi" w:hAnsiTheme="minorHAnsi"/>
            <w:color w:val="FF0000"/>
            <w:sz w:val="24"/>
            <w:szCs w:val="24"/>
          </w:rPr>
          <w:delText xml:space="preserve"> from the drop-down menu.</w:delText>
        </w:r>
      </w:del>
    </w:p>
    <w:p w14:paraId="5FB08C61">
      <w:pPr>
        <w:spacing w:before="100" w:beforeAutospacing="1" w:after="100" w:afterAutospacing="1" w:line="240" w:lineRule="auto"/>
        <w:ind w:left="2160"/>
        <w:rPr>
          <w:del w:id="417" w:author="Sergii" w:date="2026-10-14T11:31:27Z"/>
          <w:rFonts w:eastAsia="Times New Roman" w:cs="Times New Roman" w:asciiTheme="minorHAnsi" w:hAnsiTheme="minorHAnsi"/>
          <w:color w:val="FF0000"/>
          <w:sz w:val="24"/>
          <w:szCs w:val="24"/>
        </w:rPr>
      </w:pPr>
      <w:del w:id="418" w:author="Sergii" w:date="2026-10-14T11:31:27Z">
        <w:r>
          <w:rPr/>
          <w:drawing>
            <wp:inline distT="0" distB="0" distL="0" distR="0">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a:picLocks noChangeAspect="1"/>
                      </pic:cNvPicPr>
                    </pic:nvPicPr>
                    <pic:blipFill>
                      <a:blip r:embed="rId9"/>
                      <a:stretch>
                        <a:fillRect/>
                      </a:stretch>
                    </pic:blipFill>
                    <pic:spPr>
                      <a:xfrm>
                        <a:off x="0" y="0"/>
                        <a:ext cx="2047875" cy="1038225"/>
                      </a:xfrm>
                      <a:prstGeom prst="rect">
                        <a:avLst/>
                      </a:prstGeom>
                    </pic:spPr>
                  </pic:pic>
                </a:graphicData>
              </a:graphic>
            </wp:inline>
          </w:drawing>
        </w:r>
      </w:del>
    </w:p>
    <w:p w14:paraId="5599CF9B">
      <w:pPr>
        <w:spacing w:before="100" w:beforeAutospacing="1" w:after="100" w:afterAutospacing="1" w:line="240" w:lineRule="auto"/>
        <w:ind w:left="720"/>
        <w:outlineLvl w:val="3"/>
        <w:rPr>
          <w:del w:id="420" w:author="Sergii" w:date="2026-10-14T11:31:27Z"/>
          <w:rFonts w:eastAsia="Times New Roman" w:cs="Times New Roman" w:asciiTheme="minorHAnsi" w:hAnsiTheme="minorHAnsi"/>
          <w:b/>
          <w:bCs/>
          <w:color w:val="FF0000"/>
          <w:sz w:val="24"/>
          <w:szCs w:val="24"/>
        </w:rPr>
      </w:pPr>
      <w:del w:id="421" w:author="Sergii" w:date="2026-10-14T11:31:27Z">
        <w:r>
          <w:rPr>
            <w:rFonts w:eastAsia="Times New Roman" w:cs="Times New Roman" w:asciiTheme="minorHAnsi" w:hAnsiTheme="minorHAnsi"/>
            <w:b/>
            <w:bCs/>
            <w:color w:val="FF0000"/>
            <w:sz w:val="24"/>
            <w:szCs w:val="24"/>
          </w:rPr>
          <w:delText>2. Using Microsoft OneDrive or SharePoint:</w:delText>
        </w:r>
      </w:del>
    </w:p>
    <w:p w14:paraId="08BE5995">
      <w:pPr>
        <w:numPr>
          <w:ilvl w:val="0"/>
          <w:numId w:val="4"/>
        </w:numPr>
        <w:tabs>
          <w:tab w:val="left" w:pos="1440"/>
          <w:tab w:val="clear" w:pos="720"/>
        </w:tabs>
        <w:spacing w:before="100" w:beforeAutospacing="1" w:after="100" w:afterAutospacing="1" w:line="240" w:lineRule="auto"/>
        <w:ind w:left="1440"/>
        <w:rPr>
          <w:del w:id="422" w:author="Sergii" w:date="2026-10-14T11:31:27Z"/>
          <w:rFonts w:eastAsia="Times New Roman" w:cs="Times New Roman" w:asciiTheme="minorHAnsi" w:hAnsiTheme="minorHAnsi"/>
          <w:color w:val="FF0000"/>
          <w:sz w:val="24"/>
          <w:szCs w:val="24"/>
        </w:rPr>
      </w:pPr>
      <w:del w:id="423" w:author="Sergii" w:date="2026-10-14T11:31:27Z">
        <w:r>
          <w:rPr>
            <w:rFonts w:eastAsia="Times New Roman" w:cs="Times New Roman" w:asciiTheme="minorHAnsi" w:hAnsiTheme="minorHAnsi"/>
            <w:color w:val="FF0000"/>
            <w:sz w:val="24"/>
            <w:szCs w:val="24"/>
          </w:rPr>
          <w:delText xml:space="preserve">Save Word documents to </w:delText>
        </w:r>
      </w:del>
      <w:del w:id="424" w:author="Sergii" w:date="2026-10-14T11:31:27Z">
        <w:r>
          <w:rPr>
            <w:rFonts w:eastAsia="Times New Roman" w:cs="Times New Roman" w:asciiTheme="minorHAnsi" w:hAnsiTheme="minorHAnsi"/>
            <w:b/>
            <w:bCs/>
            <w:color w:val="FF0000"/>
            <w:sz w:val="24"/>
            <w:szCs w:val="24"/>
          </w:rPr>
          <w:delText>OneDrive</w:delText>
        </w:r>
      </w:del>
      <w:del w:id="425" w:author="Sergii" w:date="2026-10-14T11:31:27Z">
        <w:r>
          <w:rPr>
            <w:rFonts w:eastAsia="Times New Roman" w:cs="Times New Roman" w:asciiTheme="minorHAnsi" w:hAnsiTheme="minorHAnsi"/>
            <w:color w:val="FF0000"/>
            <w:sz w:val="24"/>
            <w:szCs w:val="24"/>
          </w:rPr>
          <w:delText xml:space="preserve"> or </w:delText>
        </w:r>
      </w:del>
      <w:del w:id="426" w:author="Sergii" w:date="2026-10-14T11:31:27Z">
        <w:r>
          <w:rPr>
            <w:rFonts w:eastAsia="Times New Roman" w:cs="Times New Roman" w:asciiTheme="minorHAnsi" w:hAnsiTheme="minorHAnsi"/>
            <w:b/>
            <w:bCs/>
            <w:color w:val="FF0000"/>
            <w:sz w:val="24"/>
            <w:szCs w:val="24"/>
          </w:rPr>
          <w:delText>SharePoint</w:delText>
        </w:r>
      </w:del>
      <w:del w:id="427" w:author="Sergii" w:date="2026-10-14T11:31:27Z">
        <w:r>
          <w:rPr>
            <w:rFonts w:eastAsia="Times New Roman" w:cs="Times New Roman" w:asciiTheme="minorHAnsi" w:hAnsiTheme="minorHAnsi"/>
            <w:color w:val="FF0000"/>
            <w:sz w:val="24"/>
            <w:szCs w:val="24"/>
          </w:rPr>
          <w:delText xml:space="preserve"> to automatically enable version history.</w:delText>
        </w:r>
      </w:del>
    </w:p>
    <w:p w14:paraId="097F6EAB">
      <w:pPr>
        <w:numPr>
          <w:ilvl w:val="1"/>
          <w:numId w:val="4"/>
        </w:numPr>
        <w:tabs>
          <w:tab w:val="left" w:pos="2160"/>
          <w:tab w:val="clear" w:pos="1440"/>
        </w:tabs>
        <w:spacing w:before="100" w:beforeAutospacing="1" w:after="100" w:afterAutospacing="1" w:line="240" w:lineRule="auto"/>
        <w:ind w:left="2160"/>
        <w:rPr>
          <w:del w:id="428" w:author="Sergii" w:date="2026-10-14T11:31:27Z"/>
          <w:rFonts w:eastAsia="Times New Roman" w:cs="Times New Roman" w:asciiTheme="minorHAnsi" w:hAnsiTheme="minorHAnsi"/>
          <w:color w:val="FF0000"/>
          <w:sz w:val="24"/>
          <w:szCs w:val="24"/>
        </w:rPr>
      </w:pPr>
      <w:del w:id="429" w:author="Sergii" w:date="2026-10-14T11:31:27Z">
        <w:r>
          <w:rPr>
            <w:rFonts w:eastAsia="Times New Roman" w:cs="Times New Roman" w:asciiTheme="minorHAnsi" w:hAnsiTheme="minorHAnsi"/>
            <w:color w:val="FF0000"/>
            <w:sz w:val="24"/>
            <w:szCs w:val="24"/>
          </w:rPr>
          <w:delText xml:space="preserve">Go to </w:delText>
        </w:r>
      </w:del>
      <w:del w:id="430" w:author="Sergii" w:date="2026-10-14T11:31:27Z">
        <w:r>
          <w:rPr>
            <w:rFonts w:eastAsia="Times New Roman" w:cs="Times New Roman" w:asciiTheme="minorHAnsi" w:hAnsiTheme="minorHAnsi"/>
            <w:b/>
            <w:bCs/>
            <w:color w:val="FF0000"/>
            <w:sz w:val="24"/>
            <w:szCs w:val="24"/>
          </w:rPr>
          <w:delText>File</w:delText>
        </w:r>
      </w:del>
      <w:del w:id="431" w:author="Sergii" w:date="2026-10-14T11:31:27Z">
        <w:r>
          <w:rPr>
            <w:rFonts w:eastAsia="Times New Roman" w:cs="Times New Roman" w:asciiTheme="minorHAnsi" w:hAnsiTheme="minorHAnsi"/>
            <w:color w:val="FF0000"/>
            <w:sz w:val="24"/>
            <w:szCs w:val="24"/>
          </w:rPr>
          <w:delText xml:space="preserve"> &gt; </w:delText>
        </w:r>
      </w:del>
      <w:del w:id="432" w:author="Sergii" w:date="2026-10-14T11:31:27Z">
        <w:r>
          <w:rPr>
            <w:rFonts w:eastAsia="Times New Roman" w:cs="Times New Roman" w:asciiTheme="minorHAnsi" w:hAnsiTheme="minorHAnsi"/>
            <w:b/>
            <w:bCs/>
            <w:color w:val="FF0000"/>
            <w:sz w:val="24"/>
            <w:szCs w:val="24"/>
          </w:rPr>
          <w:delText>Save As</w:delText>
        </w:r>
      </w:del>
      <w:del w:id="433" w:author="Sergii" w:date="2026-10-14T11:31:27Z">
        <w:r>
          <w:rPr>
            <w:rFonts w:eastAsia="Times New Roman" w:cs="Times New Roman" w:asciiTheme="minorHAnsi" w:hAnsiTheme="minorHAnsi"/>
            <w:color w:val="FF0000"/>
            <w:sz w:val="24"/>
            <w:szCs w:val="24"/>
          </w:rPr>
          <w:delText xml:space="preserve"> &gt; </w:delText>
        </w:r>
      </w:del>
      <w:del w:id="434" w:author="Sergii" w:date="2026-10-14T11:31:27Z">
        <w:r>
          <w:rPr>
            <w:rFonts w:eastAsia="Times New Roman" w:cs="Times New Roman" w:asciiTheme="minorHAnsi" w:hAnsiTheme="minorHAnsi"/>
            <w:b/>
            <w:bCs/>
            <w:color w:val="FF0000"/>
            <w:sz w:val="24"/>
            <w:szCs w:val="24"/>
          </w:rPr>
          <w:delText>OneDrive</w:delText>
        </w:r>
      </w:del>
      <w:del w:id="435" w:author="Sergii" w:date="2026-10-14T11:31:27Z">
        <w:r>
          <w:rPr>
            <w:rFonts w:eastAsia="Times New Roman" w:cs="Times New Roman" w:asciiTheme="minorHAnsi" w:hAnsiTheme="minorHAnsi"/>
            <w:color w:val="FF0000"/>
            <w:sz w:val="24"/>
            <w:szCs w:val="24"/>
          </w:rPr>
          <w:delText xml:space="preserve"> or </w:delText>
        </w:r>
      </w:del>
      <w:del w:id="436" w:author="Sergii" w:date="2026-10-14T11:31:27Z">
        <w:r>
          <w:rPr>
            <w:rFonts w:eastAsia="Times New Roman" w:cs="Times New Roman" w:asciiTheme="minorHAnsi" w:hAnsiTheme="minorHAnsi"/>
            <w:b/>
            <w:bCs/>
            <w:color w:val="FF0000"/>
            <w:sz w:val="24"/>
            <w:szCs w:val="24"/>
          </w:rPr>
          <w:delText>SharePoint</w:delText>
        </w:r>
      </w:del>
      <w:del w:id="437" w:author="Sergii" w:date="2026-10-14T11:31:27Z">
        <w:r>
          <w:rPr>
            <w:rFonts w:eastAsia="Times New Roman" w:cs="Times New Roman" w:asciiTheme="minorHAnsi" w:hAnsiTheme="minorHAnsi"/>
            <w:color w:val="FF0000"/>
            <w:sz w:val="24"/>
            <w:szCs w:val="24"/>
          </w:rPr>
          <w:delText>.</w:delText>
        </w:r>
      </w:del>
    </w:p>
    <w:p w14:paraId="78C538CF">
      <w:pPr>
        <w:numPr>
          <w:ilvl w:val="1"/>
          <w:numId w:val="4"/>
        </w:numPr>
        <w:tabs>
          <w:tab w:val="left" w:pos="2160"/>
          <w:tab w:val="clear" w:pos="1440"/>
        </w:tabs>
        <w:spacing w:before="100" w:beforeAutospacing="1" w:after="100" w:afterAutospacing="1" w:line="240" w:lineRule="auto"/>
        <w:ind w:left="2160"/>
        <w:rPr>
          <w:del w:id="438" w:author="Sergii" w:date="2026-10-14T11:31:27Z"/>
          <w:rFonts w:eastAsia="Times New Roman" w:cs="Times New Roman" w:asciiTheme="minorHAnsi" w:hAnsiTheme="minorHAnsi"/>
          <w:color w:val="FF0000"/>
          <w:sz w:val="24"/>
          <w:szCs w:val="24"/>
        </w:rPr>
      </w:pPr>
      <w:del w:id="439" w:author="Sergii" w:date="2026-10-14T11:31:27Z">
        <w:r>
          <w:rPr>
            <w:rFonts w:eastAsia="Times New Roman" w:cs="Times New Roman" w:asciiTheme="minorHAnsi" w:hAnsiTheme="minorHAnsi"/>
            <w:color w:val="FF0000"/>
            <w:sz w:val="24"/>
            <w:szCs w:val="24"/>
          </w:rPr>
          <w:delText xml:space="preserve">In OneDrive or SharePoint, right-click the document, and select </w:delText>
        </w:r>
      </w:del>
      <w:del w:id="440" w:author="Sergii" w:date="2026-10-14T11:31:27Z">
        <w:r>
          <w:rPr>
            <w:rFonts w:eastAsia="Times New Roman" w:cs="Times New Roman" w:asciiTheme="minorHAnsi" w:hAnsiTheme="minorHAnsi"/>
            <w:b/>
            <w:bCs/>
            <w:color w:val="FF0000"/>
            <w:sz w:val="24"/>
            <w:szCs w:val="24"/>
          </w:rPr>
          <w:delText>Version History</w:delText>
        </w:r>
      </w:del>
      <w:del w:id="441" w:author="Sergii" w:date="2026-10-14T11:31:27Z">
        <w:r>
          <w:rPr>
            <w:rFonts w:eastAsia="Times New Roman" w:cs="Times New Roman" w:asciiTheme="minorHAnsi" w:hAnsiTheme="minorHAnsi"/>
            <w:color w:val="FF0000"/>
            <w:sz w:val="24"/>
            <w:szCs w:val="24"/>
          </w:rPr>
          <w:delText xml:space="preserve"> to view or restore previous versions.</w:delText>
        </w:r>
      </w:del>
    </w:p>
    <w:p w14:paraId="41216139">
      <w:pPr>
        <w:spacing w:before="100" w:beforeAutospacing="1" w:after="100" w:afterAutospacing="1" w:line="240" w:lineRule="auto"/>
        <w:ind w:left="720"/>
        <w:outlineLvl w:val="3"/>
        <w:rPr>
          <w:del w:id="442" w:author="Sergii" w:date="2026-10-14T11:31:27Z"/>
          <w:rFonts w:eastAsia="Times New Roman" w:cs="Times New Roman" w:asciiTheme="minorHAnsi" w:hAnsiTheme="minorHAnsi"/>
          <w:b/>
          <w:bCs/>
          <w:color w:val="FF0000"/>
          <w:sz w:val="24"/>
          <w:szCs w:val="24"/>
        </w:rPr>
      </w:pPr>
      <w:del w:id="443" w:author="Sergii" w:date="2026-10-14T11:31:27Z">
        <w:r>
          <w:rPr>
            <w:rFonts w:eastAsia="Times New Roman" w:cs="Times New Roman" w:asciiTheme="minorHAnsi" w:hAnsiTheme="minorHAnsi"/>
            <w:b/>
            <w:bCs/>
            <w:color w:val="FF0000"/>
            <w:sz w:val="24"/>
            <w:szCs w:val="24"/>
          </w:rPr>
          <w:delText>3. Saving files manually:</w:delText>
        </w:r>
      </w:del>
    </w:p>
    <w:p w14:paraId="389BA3A5">
      <w:pPr>
        <w:numPr>
          <w:ilvl w:val="0"/>
          <w:numId w:val="5"/>
        </w:numPr>
        <w:tabs>
          <w:tab w:val="left" w:pos="1440"/>
          <w:tab w:val="clear" w:pos="720"/>
        </w:tabs>
        <w:spacing w:before="100" w:beforeAutospacing="1" w:after="100" w:afterAutospacing="1" w:line="240" w:lineRule="auto"/>
        <w:ind w:left="1440"/>
        <w:rPr>
          <w:del w:id="444" w:author="Sergii" w:date="2026-10-14T11:31:27Z"/>
          <w:rFonts w:eastAsia="Times New Roman" w:cs="Times New Roman" w:asciiTheme="minorHAnsi" w:hAnsiTheme="minorHAnsi"/>
          <w:color w:val="FF0000"/>
          <w:sz w:val="24"/>
          <w:szCs w:val="24"/>
        </w:rPr>
      </w:pPr>
      <w:del w:id="445" w:author="Sergii" w:date="2026-10-14T11:31:27Z">
        <w:r>
          <w:rPr>
            <w:rFonts w:eastAsia="Times New Roman" w:cs="Times New Roman" w:asciiTheme="minorHAnsi" w:hAnsiTheme="minorHAnsi"/>
            <w:color w:val="FF0000"/>
            <w:sz w:val="24"/>
            <w:szCs w:val="24"/>
          </w:rPr>
          <w:delText xml:space="preserve">Users can create manual versions by saving files with date or version numbers in the filename, like </w:delText>
        </w:r>
      </w:del>
      <w:del w:id="446" w:author="Sergii" w:date="2026-10-14T11:31:27Z">
        <w:r>
          <w:rPr>
            <w:rFonts w:eastAsia="Times New Roman" w:cs="Courier New" w:asciiTheme="minorHAnsi" w:hAnsiTheme="minorHAnsi"/>
            <w:color w:val="FF0000"/>
            <w:sz w:val="24"/>
            <w:szCs w:val="24"/>
          </w:rPr>
          <w:delText>Document_v1</w:delText>
        </w:r>
      </w:del>
      <w:del w:id="447" w:author="Sergii" w:date="2026-10-14T11:31:27Z">
        <w:r>
          <w:rPr>
            <w:rFonts w:eastAsia="Times New Roman" w:cs="Times New Roman" w:asciiTheme="minorHAnsi" w:hAnsiTheme="minorHAnsi"/>
            <w:color w:val="FF0000"/>
            <w:sz w:val="24"/>
            <w:szCs w:val="24"/>
          </w:rPr>
          <w:delText xml:space="preserve">, </w:delText>
        </w:r>
      </w:del>
      <w:del w:id="448" w:author="Sergii" w:date="2026-10-14T11:31:27Z">
        <w:r>
          <w:rPr>
            <w:rFonts w:eastAsia="Times New Roman" w:cs="Courier New" w:asciiTheme="minorHAnsi" w:hAnsiTheme="minorHAnsi"/>
            <w:color w:val="FF0000"/>
            <w:sz w:val="24"/>
            <w:szCs w:val="24"/>
          </w:rPr>
          <w:delText>Document_v2</w:delText>
        </w:r>
      </w:del>
      <w:del w:id="449" w:author="Sergii" w:date="2026-10-14T11:31:27Z">
        <w:r>
          <w:rPr>
            <w:rFonts w:eastAsia="Times New Roman" w:cs="Times New Roman" w:asciiTheme="minorHAnsi" w:hAnsiTheme="minorHAnsi"/>
            <w:color w:val="FF0000"/>
            <w:sz w:val="24"/>
            <w:szCs w:val="24"/>
          </w:rPr>
          <w:delText>, etc.</w:delText>
        </w:r>
      </w:del>
    </w:p>
    <w:p w14:paraId="45E1C5E9">
      <w:pPr>
        <w:numPr>
          <w:ilvl w:val="0"/>
          <w:numId w:val="5"/>
        </w:numPr>
        <w:tabs>
          <w:tab w:val="left" w:pos="1440"/>
          <w:tab w:val="clear" w:pos="720"/>
        </w:tabs>
        <w:spacing w:before="100" w:beforeAutospacing="1" w:after="100" w:afterAutospacing="1" w:line="240" w:lineRule="auto"/>
        <w:ind w:left="1440"/>
        <w:rPr>
          <w:del w:id="450" w:author="Sergii" w:date="2026-10-14T11:31:27Z"/>
          <w:rFonts w:eastAsia="Times New Roman" w:cs="Times New Roman" w:asciiTheme="minorHAnsi" w:hAnsiTheme="minorHAnsi"/>
          <w:color w:val="FF0000"/>
          <w:sz w:val="24"/>
          <w:szCs w:val="24"/>
        </w:rPr>
      </w:pPr>
      <w:del w:id="451" w:author="Sergii" w:date="2026-10-14T11:31:27Z">
        <w:r>
          <w:rPr>
            <w:rFonts w:eastAsia="Times New Roman" w:cs="Times New Roman" w:asciiTheme="minorHAnsi" w:hAnsiTheme="minorHAnsi"/>
            <w:color w:val="FF0000"/>
            <w:sz w:val="24"/>
            <w:szCs w:val="24"/>
          </w:rPr>
          <w:delText>This method requires consistent discipline and a well-maintained naming system.</w:delText>
        </w:r>
      </w:del>
    </w:p>
    <w:p w14:paraId="017254BD">
      <w:pPr>
        <w:spacing w:before="100" w:beforeAutospacing="1" w:after="100" w:afterAutospacing="1" w:line="240" w:lineRule="auto"/>
        <w:ind w:left="1080"/>
        <w:rPr>
          <w:del w:id="452" w:author="Sergii" w:date="2026-10-14T11:31:27Z"/>
          <w:rFonts w:eastAsia="Times New Roman" w:cs="Times New Roman" w:asciiTheme="minorHAnsi" w:hAnsiTheme="minorHAnsi"/>
          <w:color w:val="FF0000"/>
          <w:sz w:val="24"/>
          <w:szCs w:val="24"/>
        </w:rPr>
      </w:pPr>
      <w:del w:id="453" w:author="Sergii" w:date="2026-10-14T11:31:27Z">
        <w:r>
          <w:rPr>
            <w:rFonts w:eastAsia="Times New Roman" w:cs="Times New Roman" w:asciiTheme="minorHAnsi" w:hAnsiTheme="minorHAnsi"/>
            <w:color w:val="FF0000"/>
            <w:sz w:val="24"/>
            <w:szCs w:val="24"/>
          </w:rPr>
          <w:delText>Proper file naming is critical for version control. To efficiently track different versions of a document, file names should include essential details such as:</w:delText>
        </w:r>
      </w:del>
    </w:p>
    <w:p w14:paraId="1A298904">
      <w:pPr>
        <w:numPr>
          <w:ilvl w:val="0"/>
          <w:numId w:val="6"/>
        </w:numPr>
        <w:tabs>
          <w:tab w:val="left" w:pos="1800"/>
          <w:tab w:val="clear" w:pos="720"/>
        </w:tabs>
        <w:spacing w:before="100" w:beforeAutospacing="1" w:after="100" w:afterAutospacing="1" w:line="240" w:lineRule="auto"/>
        <w:ind w:left="1800"/>
        <w:rPr>
          <w:del w:id="454" w:author="Sergii" w:date="2026-10-14T11:31:27Z"/>
          <w:rFonts w:eastAsia="Times New Roman" w:cs="Times New Roman" w:asciiTheme="minorHAnsi" w:hAnsiTheme="minorHAnsi"/>
          <w:color w:val="FF0000"/>
          <w:sz w:val="24"/>
          <w:szCs w:val="24"/>
        </w:rPr>
      </w:pPr>
      <w:del w:id="455" w:author="Sergii" w:date="2026-10-14T11:31:27Z">
        <w:r>
          <w:rPr>
            <w:rFonts w:eastAsia="Times New Roman" w:cs="Times New Roman" w:asciiTheme="minorHAnsi" w:hAnsiTheme="minorHAnsi"/>
            <w:b/>
            <w:bCs/>
            <w:color w:val="FF0000"/>
            <w:sz w:val="24"/>
            <w:szCs w:val="24"/>
          </w:rPr>
          <w:delText>Student number</w:delText>
        </w:r>
      </w:del>
    </w:p>
    <w:p w14:paraId="467A1454">
      <w:pPr>
        <w:numPr>
          <w:ilvl w:val="0"/>
          <w:numId w:val="6"/>
        </w:numPr>
        <w:tabs>
          <w:tab w:val="left" w:pos="1800"/>
          <w:tab w:val="clear" w:pos="720"/>
        </w:tabs>
        <w:spacing w:before="100" w:beforeAutospacing="1" w:after="100" w:afterAutospacing="1" w:line="240" w:lineRule="auto"/>
        <w:ind w:left="1800"/>
        <w:rPr>
          <w:del w:id="456" w:author="Sergii" w:date="2026-10-14T11:31:27Z"/>
          <w:rFonts w:eastAsia="Times New Roman" w:cs="Times New Roman" w:asciiTheme="minorHAnsi" w:hAnsiTheme="minorHAnsi"/>
          <w:color w:val="FF0000"/>
          <w:sz w:val="24"/>
          <w:szCs w:val="24"/>
        </w:rPr>
      </w:pPr>
      <w:del w:id="457" w:author="Sergii" w:date="2026-10-14T11:31:27Z">
        <w:r>
          <w:rPr>
            <w:rFonts w:eastAsia="Times New Roman" w:cs="Times New Roman" w:asciiTheme="minorHAnsi" w:hAnsiTheme="minorHAnsi"/>
            <w:b/>
            <w:bCs/>
            <w:color w:val="FF0000"/>
            <w:sz w:val="24"/>
            <w:szCs w:val="24"/>
          </w:rPr>
          <w:delText xml:space="preserve">Assignment </w:delText>
        </w:r>
      </w:del>
    </w:p>
    <w:p w14:paraId="546AB07F">
      <w:pPr>
        <w:numPr>
          <w:ilvl w:val="0"/>
          <w:numId w:val="6"/>
        </w:numPr>
        <w:tabs>
          <w:tab w:val="left" w:pos="1800"/>
          <w:tab w:val="clear" w:pos="720"/>
        </w:tabs>
        <w:spacing w:before="100" w:beforeAutospacing="1" w:after="100" w:afterAutospacing="1" w:line="240" w:lineRule="auto"/>
        <w:ind w:left="1800"/>
        <w:rPr>
          <w:del w:id="458" w:author="Sergii" w:date="2026-10-14T11:31:27Z"/>
          <w:rFonts w:eastAsia="Times New Roman" w:cs="Times New Roman" w:asciiTheme="minorHAnsi" w:hAnsiTheme="minorHAnsi"/>
          <w:color w:val="FF0000"/>
          <w:sz w:val="24"/>
          <w:szCs w:val="24"/>
        </w:rPr>
      </w:pPr>
      <w:del w:id="459" w:author="Sergii" w:date="2026-10-14T11:31:27Z">
        <w:r>
          <w:rPr>
            <w:rFonts w:eastAsia="Times New Roman" w:cs="Times New Roman" w:asciiTheme="minorHAnsi" w:hAnsiTheme="minorHAnsi"/>
            <w:b/>
            <w:bCs/>
            <w:color w:val="FF0000"/>
            <w:sz w:val="24"/>
            <w:szCs w:val="24"/>
          </w:rPr>
          <w:delText>Module title</w:delText>
        </w:r>
      </w:del>
    </w:p>
    <w:p w14:paraId="1C01CF5B">
      <w:pPr>
        <w:numPr>
          <w:ilvl w:val="0"/>
          <w:numId w:val="6"/>
        </w:numPr>
        <w:tabs>
          <w:tab w:val="left" w:pos="1800"/>
          <w:tab w:val="clear" w:pos="720"/>
        </w:tabs>
        <w:spacing w:before="100" w:beforeAutospacing="1" w:after="100" w:afterAutospacing="1" w:line="240" w:lineRule="auto"/>
        <w:ind w:left="1800"/>
        <w:rPr>
          <w:del w:id="460" w:author="Sergii" w:date="2026-10-14T11:31:27Z"/>
          <w:rFonts w:eastAsia="Times New Roman" w:cs="Times New Roman" w:asciiTheme="minorHAnsi" w:hAnsiTheme="minorHAnsi"/>
          <w:color w:val="FF0000"/>
          <w:sz w:val="24"/>
          <w:szCs w:val="24"/>
        </w:rPr>
      </w:pPr>
      <w:del w:id="461" w:author="Sergii" w:date="2026-10-14T11:31:27Z">
        <w:r>
          <w:rPr>
            <w:rFonts w:eastAsia="Times New Roman" w:cs="Times New Roman" w:asciiTheme="minorHAnsi" w:hAnsiTheme="minorHAnsi"/>
            <w:b/>
            <w:bCs/>
            <w:color w:val="FF0000"/>
            <w:sz w:val="24"/>
            <w:szCs w:val="24"/>
          </w:rPr>
          <w:delText>Version Number</w:delText>
        </w:r>
      </w:del>
    </w:p>
    <w:p w14:paraId="0C7C9A06">
      <w:pPr>
        <w:spacing w:before="100" w:beforeAutospacing="1" w:after="100" w:afterAutospacing="1" w:line="240" w:lineRule="auto"/>
        <w:ind w:left="1440"/>
        <w:rPr>
          <w:del w:id="462" w:author="Sergii" w:date="2026-10-14T11:31:27Z"/>
          <w:rFonts w:eastAsia="Times New Roman" w:cs="Times New Roman" w:asciiTheme="minorHAnsi" w:hAnsiTheme="minorHAnsi"/>
          <w:color w:val="FF0000"/>
          <w:sz w:val="24"/>
          <w:szCs w:val="24"/>
        </w:rPr>
      </w:pPr>
      <w:del w:id="463" w:author="Sergii" w:date="2026-10-14T11:31:27Z">
        <w:r>
          <w:rPr>
            <w:rFonts w:eastAsia="Times New Roman" w:cs="Times New Roman" w:asciiTheme="minorHAnsi" w:hAnsiTheme="minorHAnsi"/>
            <w:b/>
            <w:bCs/>
            <w:color w:val="FF0000"/>
            <w:sz w:val="24"/>
            <w:szCs w:val="24"/>
          </w:rPr>
          <w:delText>For example: 2024998_CA1_</w:delText>
        </w:r>
      </w:del>
      <w:del w:id="464" w:author="Sergii" w:date="2026-10-14T11:31:27Z">
        <w:r>
          <w:rPr/>
          <w:delText xml:space="preserve"> </w:delText>
        </w:r>
      </w:del>
      <w:del w:id="465" w:author="Sergii" w:date="2026-10-14T11:31:27Z">
        <w:r>
          <w:rPr>
            <w:rFonts w:eastAsia="Times New Roman" w:cs="Times New Roman" w:asciiTheme="minorHAnsi" w:hAnsiTheme="minorHAnsi"/>
            <w:b/>
            <w:bCs/>
            <w:color w:val="FF0000"/>
            <w:sz w:val="24"/>
            <w:szCs w:val="24"/>
          </w:rPr>
          <w:delText>Data Visualisation &amp; Communication_v1</w:delText>
        </w:r>
      </w:del>
    </w:p>
    <w:p w14:paraId="232D81FE">
      <w:pPr>
        <w:spacing w:before="100" w:beforeAutospacing="1" w:after="100" w:afterAutospacing="1" w:line="240" w:lineRule="auto"/>
        <w:ind w:left="1080"/>
        <w:rPr>
          <w:del w:id="466" w:author="Sergii" w:date="2026-10-14T11:31:27Z"/>
          <w:rFonts w:eastAsia="Times New Roman" w:cs="Times New Roman" w:asciiTheme="minorHAnsi" w:hAnsiTheme="minorHAnsi"/>
          <w:color w:val="FF0000"/>
          <w:sz w:val="24"/>
          <w:szCs w:val="24"/>
        </w:rPr>
      </w:pPr>
      <w:del w:id="467" w:author="Sergii" w:date="2026-10-14T11:31:27Z">
        <w:r>
          <w:rPr>
            <w:rFonts w:eastAsia="Times New Roman" w:cs="Times New Roman" w:asciiTheme="minorHAnsi" w:hAnsiTheme="minorHAnsi"/>
            <w:color w:val="FF0000"/>
            <w:sz w:val="24"/>
            <w:szCs w:val="24"/>
          </w:rPr>
          <w:delText>By adhering to a consistent file-naming convention, it's easier to identify and retrieve specific versions of a file, avoid confusion, and ensure efficient collaboration across multiple contributors.</w:delText>
        </w:r>
      </w:del>
    </w:p>
    <w:p w14:paraId="23E0AE63">
      <w:pPr>
        <w:spacing w:after="0" w:line="240" w:lineRule="auto"/>
        <w:rPr>
          <w:del w:id="468" w:author="Sergii" w:date="2026-10-14T11:31:27Z"/>
          <w:rFonts w:ascii="Times New Roman" w:hAnsi="Times New Roman" w:eastAsia="Times New Roman" w:cs="Times New Roman"/>
          <w:sz w:val="24"/>
          <w:szCs w:val="24"/>
        </w:rPr>
      </w:pPr>
    </w:p>
    <w:p w14:paraId="7D8EDFE2">
      <w:pPr>
        <w:spacing w:line="240" w:lineRule="auto"/>
        <w:rPr>
          <w:del w:id="469" w:author="Sergii" w:date="2026-10-14T11:31:27Z"/>
          <w:rFonts w:ascii="Times New Roman" w:hAnsi="Times New Roman" w:eastAsia="Times New Roman" w:cs="Times New Roman"/>
          <w:sz w:val="24"/>
          <w:szCs w:val="24"/>
        </w:rPr>
      </w:pPr>
      <w:del w:id="470" w:author="Sergii" w:date="2026-10-14T11:31:27Z">
        <w:r>
          <w:rPr>
            <w:rFonts w:ascii="Aptos" w:hAnsi="Aptos" w:eastAsia="Times New Roman" w:cs="Times New Roman"/>
            <w:b/>
            <w:bCs/>
            <w:color w:val="FF0000"/>
            <w:sz w:val="24"/>
            <w:szCs w:val="24"/>
            <w:u w:val="single"/>
          </w:rPr>
          <w:delText>Ensure that any content written in red is removed from the document before submission.</w:delText>
        </w:r>
      </w:del>
    </w:p>
    <w:p w14:paraId="6D2FCBB9">
      <w:pPr>
        <w:rPr>
          <w:del w:id="471" w:author="Sergii" w:date="2026-10-14T11:31:27Z"/>
          <w:color w:val="FF0000"/>
          <w:sz w:val="32"/>
          <w:szCs w:val="32"/>
        </w:rPr>
      </w:pPr>
    </w:p>
    <w:p w14:paraId="5DA76454">
      <w:pPr>
        <w:rPr>
          <w:del w:id="472" w:author="Sergii" w:date="2026-10-14T11:31:27Z"/>
          <w:color w:val="FF0000"/>
          <w:sz w:val="32"/>
          <w:szCs w:val="32"/>
        </w:rPr>
      </w:pPr>
    </w:p>
    <w:p w14:paraId="79C0C88C">
      <w:pPr>
        <w:rPr>
          <w:del w:id="473" w:author="Sergii" w:date="2026-10-14T11:31:27Z"/>
          <w:color w:val="FF0000"/>
          <w:sz w:val="32"/>
          <w:szCs w:val="32"/>
        </w:rPr>
      </w:pPr>
    </w:p>
    <w:p w14:paraId="7B721A3A">
      <w:pPr>
        <w:rPr>
          <w:del w:id="474" w:author="Sergii" w:date="2026-10-14T11:31:27Z"/>
          <w:rFonts w:ascii="Aptos" w:hAnsi="Aptos" w:eastAsia="Aptos" w:cs="Aptos"/>
          <w:b/>
          <w:color w:val="FF0000"/>
          <w:sz w:val="24"/>
          <w:szCs w:val="24"/>
          <w:u w:val="single"/>
        </w:rPr>
      </w:pPr>
    </w:p>
    <w:p w14:paraId="0E6EDC38">
      <w:pPr>
        <w:rPr>
          <w:del w:id="475" w:author="Sergii" w:date="2026-10-14T11:31:27Z"/>
          <w:rFonts w:ascii="Aptos" w:hAnsi="Aptos" w:eastAsia="Aptos" w:cs="Aptos"/>
          <w:b/>
          <w:color w:val="FF0000"/>
          <w:sz w:val="24"/>
          <w:szCs w:val="24"/>
          <w:u w:val="single"/>
        </w:rPr>
      </w:pPr>
    </w:p>
    <w:p w14:paraId="667403EB">
      <w:pPr>
        <w:rPr>
          <w:del w:id="476" w:author="Sergii" w:date="2026-10-14T11:31:27Z"/>
          <w:rFonts w:ascii="Aptos" w:hAnsi="Aptos" w:eastAsia="Aptos" w:cs="Aptos"/>
          <w:b/>
          <w:color w:val="FF0000"/>
          <w:sz w:val="24"/>
          <w:szCs w:val="24"/>
          <w:u w:val="single"/>
        </w:rPr>
      </w:pPr>
    </w:p>
    <w:p w14:paraId="72F3EA90">
      <w:pPr>
        <w:rPr>
          <w:del w:id="477" w:author="Sergii" w:date="2026-10-14T11:31:27Z"/>
          <w:rFonts w:ascii="Aptos" w:hAnsi="Aptos" w:eastAsia="Aptos" w:cs="Aptos"/>
          <w:b/>
          <w:color w:val="FF0000"/>
          <w:sz w:val="24"/>
          <w:szCs w:val="24"/>
          <w:u w:val="single"/>
        </w:rPr>
      </w:pPr>
    </w:p>
    <w:p w14:paraId="007D7F47">
      <w:pPr>
        <w:rPr>
          <w:del w:id="478" w:author="Sergii" w:date="2026-10-14T11:31:27Z"/>
          <w:color w:val="FF0000"/>
          <w:sz w:val="32"/>
          <w:szCs w:val="32"/>
        </w:rPr>
      </w:pPr>
    </w:p>
    <w:p w14:paraId="63652D50">
      <w:pPr>
        <w:rPr>
          <w:del w:id="479" w:author="Sergii" w:date="2026-10-14T11:31:27Z"/>
          <w:color w:val="FF0000"/>
          <w:sz w:val="32"/>
          <w:szCs w:val="32"/>
        </w:rPr>
      </w:pPr>
    </w:p>
    <w:p w14:paraId="3B8834D9">
      <w:pPr>
        <w:rPr>
          <w:del w:id="480" w:author="Sergii" w:date="2026-10-14T11:31:27Z"/>
          <w:color w:val="FF0000"/>
          <w:sz w:val="32"/>
          <w:szCs w:val="32"/>
        </w:rPr>
      </w:pPr>
    </w:p>
    <w:p w14:paraId="73603A0D">
      <w:pPr>
        <w:rPr>
          <w:del w:id="481" w:author="Sergii" w:date="2026-10-14T11:31:27Z"/>
          <w:color w:val="FF0000"/>
          <w:sz w:val="32"/>
          <w:szCs w:val="32"/>
        </w:rPr>
      </w:pPr>
    </w:p>
    <w:p w14:paraId="4DA00107">
      <w:pPr>
        <w:rPr>
          <w:del w:id="482" w:author="Sergii" w:date="2026-10-14T11:31:27Z"/>
          <w:color w:val="FF0000"/>
          <w:sz w:val="32"/>
          <w:szCs w:val="32"/>
        </w:rPr>
      </w:pPr>
    </w:p>
    <w:p w14:paraId="4C439B93">
      <w:pPr>
        <w:rPr>
          <w:del w:id="483" w:author="Sergii" w:date="2026-10-14T11:31:27Z"/>
          <w:color w:val="3A3A3A"/>
          <w:sz w:val="40"/>
          <w:szCs w:val="40"/>
        </w:rPr>
      </w:pPr>
      <w:del w:id="484" w:author="Sergii" w:date="2026-10-14T11:31:27Z">
        <w:r>
          <w:rPr>
            <w:color w:val="3A3A3A"/>
            <w:sz w:val="40"/>
            <w:szCs w:val="40"/>
          </w:rPr>
          <w:delText>Abstract</w:delText>
        </w:r>
      </w:del>
    </w:p>
    <w:p w14:paraId="58B44033">
      <w:pPr>
        <w:rPr>
          <w:del w:id="485" w:author="Sergii" w:date="2026-10-14T11:31:27Z"/>
        </w:rPr>
      </w:pPr>
    </w:p>
    <w:p w14:paraId="160FD0A7">
      <w:pPr>
        <w:rPr>
          <w:del w:id="486" w:author="Sergii" w:date="2026-10-14T11:31:27Z"/>
          <w:color w:val="FF0000"/>
        </w:rPr>
      </w:pPr>
      <w:del w:id="487" w:author="Sergii" w:date="2026-10-14T11:31:27Z">
        <w:r>
          <w:rPr>
            <w:color w:val="FF0000"/>
          </w:rPr>
          <w:delText xml:space="preserve">[NOTE: This section is designated for the abstract. Abstracts are not assigned page numbers and should precede the table of contents. If an abstract is unnecessary for your work, please delete this page.] </w:delText>
        </w:r>
      </w:del>
    </w:p>
    <w:p w14:paraId="77C44E43">
      <w:pPr>
        <w:rPr>
          <w:del w:id="488" w:author="Sergii" w:date="2026-10-14T11:31:27Z"/>
          <w:color w:val="FF0000"/>
        </w:rPr>
      </w:pPr>
    </w:p>
    <w:p w14:paraId="40FB5800">
      <w:pPr>
        <w:rPr>
          <w:del w:id="489" w:author="Sergii" w:date="2026-10-14T11:31:27Z"/>
          <w:color w:val="FF0000"/>
        </w:rPr>
      </w:pPr>
    </w:p>
    <w:p w14:paraId="056BD4FD">
      <w:pPr>
        <w:rPr>
          <w:del w:id="490" w:author="Sergii" w:date="2026-10-14T11:31:27Z"/>
          <w:color w:val="FF0000"/>
        </w:rPr>
      </w:pPr>
    </w:p>
    <w:p w14:paraId="14D6B159">
      <w:pPr>
        <w:rPr>
          <w:del w:id="491" w:author="Sergii" w:date="2026-10-14T11:31:27Z"/>
        </w:rPr>
      </w:pPr>
    </w:p>
    <w:p w14:paraId="0B5E6918">
      <w:pPr>
        <w:rPr>
          <w:del w:id="492" w:author="Sergii" w:date="2026-10-14T11:31:27Z"/>
        </w:rPr>
      </w:pPr>
    </w:p>
    <w:p w14:paraId="3FF27551">
      <w:pPr>
        <w:rPr>
          <w:del w:id="493" w:author="Sergii" w:date="2026-10-14T11:31:27Z"/>
        </w:rPr>
      </w:pPr>
    </w:p>
    <w:p w14:paraId="538B75B9">
      <w:pPr>
        <w:rPr>
          <w:del w:id="494" w:author="Sergii" w:date="2026-10-14T11:31:27Z"/>
        </w:rPr>
      </w:pPr>
    </w:p>
    <w:p w14:paraId="2830171F">
      <w:pPr>
        <w:rPr>
          <w:del w:id="495" w:author="Sergii" w:date="2026-10-14T11:31:27Z"/>
        </w:rPr>
      </w:pPr>
    </w:p>
    <w:p w14:paraId="57F3BCBA">
      <w:pPr>
        <w:rPr>
          <w:del w:id="496" w:author="Sergii" w:date="2026-10-14T11:31:27Z"/>
        </w:rPr>
      </w:pPr>
    </w:p>
    <w:p w14:paraId="3C9C1BD0">
      <w:pPr>
        <w:rPr>
          <w:del w:id="497" w:author="Sergii" w:date="2026-10-14T11:31:27Z"/>
        </w:rPr>
      </w:pPr>
    </w:p>
    <w:p w14:paraId="4BE3D826">
      <w:pPr>
        <w:rPr>
          <w:del w:id="498" w:author="Sergii" w:date="2026-10-14T11:31:27Z"/>
        </w:rPr>
      </w:pPr>
    </w:p>
    <w:p w14:paraId="7EE7FE9F">
      <w:pPr>
        <w:rPr>
          <w:del w:id="499" w:author="Sergii" w:date="2026-10-14T11:31:27Z"/>
        </w:rPr>
      </w:pPr>
    </w:p>
    <w:p w14:paraId="25200B48">
      <w:pPr>
        <w:rPr>
          <w:del w:id="500" w:author="Sergii" w:date="2026-10-14T11:31:27Z"/>
        </w:rPr>
      </w:pPr>
    </w:p>
    <w:p w14:paraId="595D83D3">
      <w:pPr>
        <w:rPr>
          <w:del w:id="501" w:author="Sergii" w:date="2026-10-14T11:31:27Z"/>
        </w:rPr>
      </w:pPr>
    </w:p>
    <w:p w14:paraId="7397181B">
      <w:pPr>
        <w:rPr>
          <w:del w:id="502" w:author="Sergii" w:date="2026-10-14T11:31:27Z"/>
        </w:rPr>
      </w:pPr>
    </w:p>
    <w:p w14:paraId="0684B794">
      <w:pPr>
        <w:rPr>
          <w:del w:id="503" w:author="Sergii" w:date="2026-10-14T11:31:27Z"/>
        </w:rPr>
      </w:pPr>
    </w:p>
    <w:p w14:paraId="2C834E4E">
      <w:pPr>
        <w:rPr>
          <w:del w:id="504" w:author="Sergii" w:date="2026-10-14T11:31:27Z"/>
        </w:rPr>
      </w:pPr>
    </w:p>
    <w:p w14:paraId="445FE040">
      <w:pPr>
        <w:rPr>
          <w:del w:id="505" w:author="Sergii" w:date="2026-10-14T11:31:27Z"/>
        </w:rPr>
      </w:pPr>
    </w:p>
    <w:p w14:paraId="2D2ACFE4">
      <w:pPr>
        <w:rPr>
          <w:del w:id="506" w:author="Sergii" w:date="2026-10-14T11:31:27Z"/>
        </w:rPr>
      </w:pPr>
    </w:p>
    <w:p w14:paraId="5E763318">
      <w:pPr>
        <w:rPr>
          <w:del w:id="507" w:author="Sergii" w:date="2026-10-14T11:31:27Z"/>
        </w:rPr>
      </w:pPr>
    </w:p>
    <w:p w14:paraId="779314AE">
      <w:pPr>
        <w:rPr>
          <w:del w:id="508" w:author="Sergii" w:date="2026-10-14T11:31:27Z"/>
        </w:rPr>
      </w:pPr>
    </w:p>
    <w:p w14:paraId="608D45CE">
      <w:pPr>
        <w:rPr>
          <w:del w:id="509" w:author="Sergii" w:date="2026-10-14T11:31:27Z"/>
        </w:rPr>
      </w:pPr>
    </w:p>
    <w:p w14:paraId="26BBCD93">
      <w:pPr>
        <w:rPr>
          <w:del w:id="510" w:author="Sergii" w:date="2026-10-14T11:31:27Z"/>
        </w:rPr>
      </w:pPr>
    </w:p>
    <w:p w14:paraId="0DCA3CCC">
      <w:pPr>
        <w:rPr>
          <w:del w:id="511" w:author="Sergii" w:date="2026-10-14T11:31:27Z"/>
        </w:rPr>
      </w:pPr>
    </w:p>
    <w:p w14:paraId="228B2106">
      <w:pPr>
        <w:rPr>
          <w:del w:id="512" w:author="Sergii" w:date="2026-10-14T11:31:41Z"/>
        </w:rPr>
      </w:pPr>
    </w:p>
    <w:p w14:paraId="4E7E9E86">
      <w:pPr>
        <w:keepNext/>
        <w:keepLines/>
        <w:pBdr>
          <w:top w:val="none" w:color="auto" w:sz="0" w:space="0"/>
          <w:left w:val="none" w:color="auto" w:sz="0" w:space="0"/>
          <w:bottom w:val="none" w:color="auto" w:sz="0" w:space="0"/>
          <w:right w:val="none" w:color="auto" w:sz="0" w:space="0"/>
          <w:between w:val="none" w:color="auto" w:sz="0" w:space="0"/>
        </w:pBdr>
        <w:spacing w:before="240" w:after="0" w:line="240" w:lineRule="auto"/>
        <w:rPr>
          <w:rFonts w:ascii="Play" w:hAnsi="Play" w:eastAsia="Play" w:cs="Play"/>
          <w:color w:val="0F4761"/>
          <w:sz w:val="32"/>
          <w:szCs w:val="32"/>
        </w:rPr>
      </w:pPr>
      <w:r>
        <w:rPr>
          <w:rFonts w:ascii="Play" w:hAnsi="Play" w:eastAsia="Play" w:cs="Play"/>
          <w:color w:val="0F4761"/>
          <w:sz w:val="32"/>
          <w:szCs w:val="32"/>
        </w:rPr>
        <w:t>Contents</w:t>
      </w:r>
    </w:p>
    <w:sdt>
      <w:sdtPr>
        <w:id w:val="-1939593324"/>
        <w:docPartObj>
          <w:docPartGallery w:val="Table of Contents"/>
          <w:docPartUnique/>
        </w:docPartObj>
      </w:sdtPr>
      <w:sdtContent>
        <w:p w14:paraId="6A944F1F">
          <w:pPr>
            <w:pBdr>
              <w:top w:val="none" w:color="auto" w:sz="0" w:space="0"/>
              <w:left w:val="none" w:color="auto" w:sz="0" w:space="0"/>
              <w:bottom w:val="none" w:color="auto" w:sz="0" w:space="0"/>
              <w:right w:val="none" w:color="auto" w:sz="0" w:space="0"/>
              <w:between w:val="none" w:color="auto" w:sz="0" w:space="0"/>
            </w:pBdr>
            <w:tabs>
              <w:tab w:val="right" w:leader="dot" w:pos="9016"/>
            </w:tabs>
            <w:spacing w:after="100"/>
            <w:rPr>
              <w:rFonts w:ascii="Aptos" w:hAnsi="Aptos" w:eastAsia="Aptos" w:cs="Aptos"/>
              <w:color w:val="000000"/>
              <w:sz w:val="24"/>
              <w:szCs w:val="24"/>
            </w:rPr>
          </w:pPr>
          <w:r>
            <w:fldChar w:fldCharType="begin"/>
          </w:r>
          <w:r>
            <w:instrText xml:space="preserve"> TOC \h \u \z \t "Heading 1,1,Heading 2,2,Heading 3,3,"</w:instrText>
          </w:r>
          <w:r>
            <w:fldChar w:fldCharType="separate"/>
          </w:r>
          <w:r>
            <w:fldChar w:fldCharType="begin"/>
          </w:r>
          <w:r>
            <w:instrText xml:space="preserve"> HYPERLINK \l "_heading=h.gjdgxs" \h </w:instrText>
          </w:r>
          <w:r>
            <w:fldChar w:fldCharType="separate"/>
          </w:r>
          <w:r>
            <w:rPr>
              <w:color w:val="000000"/>
            </w:rPr>
            <w:t>Introduction</w:t>
          </w:r>
          <w:r>
            <w:rPr>
              <w:color w:val="000000"/>
            </w:rPr>
            <w:tab/>
          </w:r>
          <w:r>
            <w:rPr>
              <w:color w:val="000000"/>
            </w:rPr>
            <w:t>1</w:t>
          </w:r>
          <w:r>
            <w:rPr>
              <w:color w:val="000000"/>
            </w:rPr>
            <w:fldChar w:fldCharType="end"/>
          </w:r>
        </w:p>
        <w:p w14:paraId="56AC4D4C">
          <w:pPr>
            <w:pBdr>
              <w:top w:val="none" w:color="auto" w:sz="0" w:space="0"/>
              <w:left w:val="none" w:color="auto" w:sz="0" w:space="0"/>
              <w:bottom w:val="none" w:color="auto" w:sz="0" w:space="0"/>
              <w:right w:val="none" w:color="auto" w:sz="0" w:space="0"/>
              <w:between w:val="none" w:color="auto" w:sz="0" w:space="0"/>
            </w:pBdr>
            <w:tabs>
              <w:tab w:val="right" w:leader="dot" w:pos="9016"/>
            </w:tabs>
            <w:spacing w:after="100"/>
            <w:rPr>
              <w:rFonts w:ascii="Aptos" w:hAnsi="Aptos" w:eastAsia="Aptos" w:cs="Aptos"/>
              <w:color w:val="000000"/>
              <w:sz w:val="24"/>
              <w:szCs w:val="24"/>
            </w:rPr>
          </w:pPr>
          <w:r>
            <w:fldChar w:fldCharType="begin"/>
          </w:r>
          <w:r>
            <w:instrText xml:space="preserve"> HYPERLINK \l "_heading=h.30j0zll" \h </w:instrText>
          </w:r>
          <w:r>
            <w:fldChar w:fldCharType="separate"/>
          </w:r>
          <w:r>
            <w:rPr>
              <w:color w:val="000000"/>
            </w:rPr>
            <w:t>Chapter 1</w:t>
          </w:r>
          <w:r>
            <w:rPr>
              <w:color w:val="000000"/>
            </w:rPr>
            <w:tab/>
          </w:r>
          <w:r>
            <w:rPr>
              <w:color w:val="000000"/>
            </w:rPr>
            <w:t>1</w:t>
          </w:r>
          <w:r>
            <w:rPr>
              <w:color w:val="000000"/>
            </w:rPr>
            <w:fldChar w:fldCharType="end"/>
          </w:r>
        </w:p>
        <w:p w14:paraId="2B1E522C">
          <w:pPr>
            <w:pBdr>
              <w:top w:val="none" w:color="auto" w:sz="0" w:space="0"/>
              <w:left w:val="none" w:color="auto" w:sz="0" w:space="0"/>
              <w:bottom w:val="none" w:color="auto" w:sz="0" w:space="0"/>
              <w:right w:val="none" w:color="auto" w:sz="0" w:space="0"/>
              <w:between w:val="none" w:color="auto" w:sz="0" w:space="0"/>
            </w:pBdr>
            <w:tabs>
              <w:tab w:val="right" w:leader="dot" w:pos="9016"/>
            </w:tabs>
            <w:spacing w:after="100"/>
            <w:ind w:left="220"/>
            <w:rPr>
              <w:rFonts w:ascii="Aptos" w:hAnsi="Aptos" w:eastAsia="Aptos" w:cs="Aptos"/>
              <w:color w:val="000000"/>
              <w:sz w:val="24"/>
              <w:szCs w:val="24"/>
            </w:rPr>
          </w:pPr>
          <w:r>
            <w:fldChar w:fldCharType="begin"/>
          </w:r>
          <w:r>
            <w:instrText xml:space="preserve"> HYPERLINK \l "_heading=h.1fob9te" \h </w:instrText>
          </w:r>
          <w:r>
            <w:fldChar w:fldCharType="separate"/>
          </w:r>
          <w:r>
            <w:rPr>
              <w:color w:val="000000"/>
            </w:rPr>
            <w:t>Chapter 1.1</w:t>
          </w:r>
          <w:r>
            <w:rPr>
              <w:color w:val="000000"/>
            </w:rPr>
            <w:tab/>
          </w:r>
          <w:r>
            <w:rPr>
              <w:color w:val="000000"/>
            </w:rPr>
            <w:t>1</w:t>
          </w:r>
          <w:r>
            <w:rPr>
              <w:color w:val="000000"/>
            </w:rPr>
            <w:fldChar w:fldCharType="end"/>
          </w:r>
        </w:p>
        <w:p w14:paraId="45433B99">
          <w:pPr>
            <w:pBdr>
              <w:top w:val="none" w:color="auto" w:sz="0" w:space="0"/>
              <w:left w:val="none" w:color="auto" w:sz="0" w:space="0"/>
              <w:bottom w:val="none" w:color="auto" w:sz="0" w:space="0"/>
              <w:right w:val="none" w:color="auto" w:sz="0" w:space="0"/>
              <w:between w:val="none" w:color="auto" w:sz="0" w:space="0"/>
            </w:pBdr>
            <w:tabs>
              <w:tab w:val="right" w:leader="dot" w:pos="9016"/>
            </w:tabs>
            <w:spacing w:after="100"/>
            <w:ind w:left="440"/>
            <w:rPr>
              <w:rFonts w:ascii="Aptos" w:hAnsi="Aptos" w:eastAsia="Aptos" w:cs="Aptos"/>
              <w:color w:val="000000"/>
              <w:sz w:val="24"/>
              <w:szCs w:val="24"/>
            </w:rPr>
          </w:pPr>
          <w:r>
            <w:fldChar w:fldCharType="begin"/>
          </w:r>
          <w:r>
            <w:instrText xml:space="preserve"> HYPERLINK \l "_heading=h.3znysh7" \h </w:instrText>
          </w:r>
          <w:r>
            <w:fldChar w:fldCharType="separate"/>
          </w:r>
          <w:r>
            <w:rPr>
              <w:color w:val="000000"/>
            </w:rPr>
            <w:t>Chapter 1.1.1.</w:t>
          </w:r>
          <w:r>
            <w:rPr>
              <w:color w:val="000000"/>
            </w:rPr>
            <w:tab/>
          </w:r>
          <w:r>
            <w:rPr>
              <w:color w:val="000000"/>
            </w:rPr>
            <w:t>1</w:t>
          </w:r>
          <w:r>
            <w:rPr>
              <w:color w:val="000000"/>
            </w:rPr>
            <w:fldChar w:fldCharType="end"/>
          </w:r>
        </w:p>
        <w:p w14:paraId="3F523FB6">
          <w:pPr>
            <w:pBdr>
              <w:top w:val="none" w:color="auto" w:sz="0" w:space="0"/>
              <w:left w:val="none" w:color="auto" w:sz="0" w:space="0"/>
              <w:bottom w:val="none" w:color="auto" w:sz="0" w:space="0"/>
              <w:right w:val="none" w:color="auto" w:sz="0" w:space="0"/>
              <w:between w:val="none" w:color="auto" w:sz="0" w:space="0"/>
            </w:pBdr>
            <w:tabs>
              <w:tab w:val="right" w:leader="dot" w:pos="9016"/>
            </w:tabs>
            <w:spacing w:after="100"/>
            <w:rPr>
              <w:rFonts w:ascii="Aptos" w:hAnsi="Aptos" w:eastAsia="Aptos" w:cs="Aptos"/>
              <w:color w:val="000000"/>
              <w:sz w:val="24"/>
              <w:szCs w:val="24"/>
            </w:rPr>
          </w:pPr>
          <w:r>
            <w:fldChar w:fldCharType="begin"/>
          </w:r>
          <w:r>
            <w:instrText xml:space="preserve"> HYPERLINK \l "_heading=h.2et92p0" \h </w:instrText>
          </w:r>
          <w:r>
            <w:fldChar w:fldCharType="separate"/>
          </w:r>
          <w:r>
            <w:rPr>
              <w:color w:val="000000"/>
            </w:rPr>
            <w:t>References</w:t>
          </w:r>
          <w:r>
            <w:rPr>
              <w:color w:val="000000"/>
            </w:rPr>
            <w:tab/>
          </w:r>
          <w:r>
            <w:rPr>
              <w:color w:val="000000"/>
            </w:rPr>
            <w:t>2</w:t>
          </w:r>
          <w:r>
            <w:rPr>
              <w:color w:val="000000"/>
            </w:rPr>
            <w:fldChar w:fldCharType="end"/>
          </w:r>
        </w:p>
        <w:p w14:paraId="51630EDE">
          <w:r>
            <w:fldChar w:fldCharType="end"/>
          </w:r>
        </w:p>
      </w:sdtContent>
    </w:sdt>
    <w:p w14:paraId="603E4E1C">
      <w:pPr>
        <w:rPr>
          <w:rFonts w:hint="default"/>
          <w:lang w:val="ru-RU"/>
        </w:rPr>
      </w:pPr>
    </w:p>
    <w:p w14:paraId="514784DA">
      <w:pPr>
        <w:rPr>
          <w:del w:id="513" w:author="Sergii" w:date="2026-10-14T11:29:08Z"/>
          <w:color w:val="FF0000"/>
        </w:rPr>
      </w:pPr>
      <w:del w:id="514" w:author="Sergii" w:date="2026-10-14T11:29:08Z">
        <w:r>
          <w:rPr>
            <w:color w:val="FF0000"/>
          </w:rPr>
          <w:delText>[NOTE: The table of contents above has been included for your convenience. To refresh the table, simply click on it, then select 'Update Table' using the mouse. You can choose to update either the page numbers exclusively or the entire table as needed.]</w:delText>
        </w:r>
      </w:del>
    </w:p>
    <w:p w14:paraId="3FC082A0"/>
    <w:p w14:paraId="57600F63"/>
    <w:p w14:paraId="1B3B2BF3">
      <w:pPr>
        <w:sectPr>
          <w:footerReference r:id="rId5" w:type="default"/>
          <w:pgSz w:w="11906" w:h="16838"/>
          <w:pgMar w:top="1440" w:right="1440" w:bottom="1440" w:left="1440" w:header="708" w:footer="708" w:gutter="0"/>
          <w:cols w:space="720" w:num="1"/>
        </w:sectPr>
      </w:pPr>
    </w:p>
    <w:p w14:paraId="4811BABB">
      <w:pPr>
        <w:pStyle w:val="2"/>
        <w:spacing w:after="0"/>
        <w:rPr>
          <w:del w:id="515" w:author="Sergii" w:date="2026-10-14T11:34:51Z"/>
        </w:rPr>
      </w:pPr>
      <w:del w:id="516" w:author="Sergii" w:date="2026-10-14T11:34:51Z">
        <w:bookmarkStart w:id="0" w:name="_heading=h.gjdgxs" w:colFirst="0" w:colLast="0"/>
        <w:bookmarkEnd w:id="0"/>
        <w:r>
          <w:rPr/>
          <w:delText>Introduction</w:delText>
        </w:r>
      </w:del>
    </w:p>
    <w:p w14:paraId="6B356D46">
      <w:pPr>
        <w:pStyle w:val="2"/>
        <w:spacing w:before="0"/>
        <w:rPr>
          <w:del w:id="517" w:author="Sergii" w:date="2026-10-14T11:34:51Z"/>
        </w:rPr>
      </w:pPr>
      <w:del w:id="518" w:author="Sergii" w:date="2026-10-14T11:34:51Z">
        <w:bookmarkStart w:id="1" w:name="_heading=h.30j0zll" w:colFirst="0" w:colLast="0"/>
        <w:bookmarkEnd w:id="1"/>
        <w:r>
          <w:rPr/>
          <w:delText>Chapter 1</w:delText>
        </w:r>
      </w:del>
    </w:p>
    <w:p w14:paraId="7BAE125C">
      <w:pPr>
        <w:pStyle w:val="4"/>
        <w:rPr>
          <w:del w:id="519" w:author="Sergii" w:date="2026-10-14T11:34:51Z"/>
        </w:rPr>
      </w:pPr>
      <w:del w:id="520" w:author="Sergii" w:date="2026-10-14T11:34:51Z">
        <w:bookmarkStart w:id="2" w:name="_heading=h.1fob9te" w:colFirst="0" w:colLast="0"/>
        <w:bookmarkEnd w:id="2"/>
        <w:r>
          <w:rPr/>
          <w:delText>Chapter 1.1</w:delText>
        </w:r>
      </w:del>
    </w:p>
    <w:p w14:paraId="60033E0B">
      <w:pPr>
        <w:pStyle w:val="5"/>
        <w:rPr>
          <w:del w:id="521" w:author="Sergii" w:date="2026-10-14T11:34:51Z"/>
        </w:rPr>
      </w:pPr>
      <w:del w:id="522" w:author="Sergii" w:date="2026-10-14T11:34:51Z">
        <w:bookmarkStart w:id="3" w:name="_heading=h.3znysh7" w:colFirst="0" w:colLast="0"/>
        <w:bookmarkEnd w:id="3"/>
        <w:r>
          <w:rPr/>
          <w:delText>Chapter 1.1.1.</w:delText>
        </w:r>
      </w:del>
    </w:p>
    <w:p w14:paraId="7770181D">
      <w:pPr>
        <w:rPr>
          <w:del w:id="523" w:author="Sergii" w:date="2026-10-14T11:34:51Z"/>
        </w:rPr>
      </w:pPr>
    </w:p>
    <w:p w14:paraId="225A14DC">
      <w:pPr>
        <w:rPr>
          <w:del w:id="524" w:author="Sergii" w:date="2026-10-14T11:34:51Z"/>
        </w:rPr>
      </w:pPr>
      <w:del w:id="525" w:author="Sergii" w:date="2026-10-14T11:34:51Z">
        <w:r>
          <w:rPr/>
          <w:drawing>
            <wp:inline distT="0" distB="0" distL="0" distR="0">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728545884" name="image2.png" descr="A screenshot of a computer&#10;&#10;Description automatically generated"/>
                      <pic:cNvPicPr preferRelativeResize="0"/>
                    </pic:nvPicPr>
                    <pic:blipFill>
                      <a:blip r:embed="rId10"/>
                      <a:srcRect/>
                      <a:stretch>
                        <a:fillRect/>
                      </a:stretch>
                    </pic:blipFill>
                    <pic:spPr>
                      <a:xfrm>
                        <a:off x="0" y="0"/>
                        <a:ext cx="3571875" cy="819150"/>
                      </a:xfrm>
                      <a:prstGeom prst="rect">
                        <a:avLst/>
                      </a:prstGeom>
                    </pic:spPr>
                  </pic:pic>
                </a:graphicData>
              </a:graphic>
            </wp:inline>
          </w:drawing>
        </w:r>
      </w:del>
    </w:p>
    <w:p w14:paraId="74DF0D5E">
      <w:pPr>
        <w:rPr>
          <w:del w:id="527" w:author="Sergii" w:date="2026-10-14T11:34:51Z"/>
          <w:color w:val="FF0000"/>
        </w:rPr>
      </w:pPr>
    </w:p>
    <w:p w14:paraId="2C10B9FF">
      <w:pPr>
        <w:rPr>
          <w:del w:id="528" w:author="Sergii" w:date="2026-10-14T11:34:51Z"/>
          <w:color w:val="FF0000"/>
        </w:rPr>
      </w:pPr>
      <w:del w:id="529" w:author="Sergii" w:date="2026-10-14T11:34:51Z">
        <w:r>
          <w:rPr>
            <w:color w:val="FF0000"/>
          </w:rPr>
          <w:delText>[NOTE: For the table of contents to function properly, you must use the correct headings for all your chapters and subchapters.</w:delText>
        </w:r>
      </w:del>
    </w:p>
    <w:p w14:paraId="18BC4661">
      <w:pPr>
        <w:rPr>
          <w:del w:id="530" w:author="Sergii" w:date="2026-10-14T11:34:51Z"/>
          <w:color w:val="FF0000"/>
        </w:rPr>
      </w:pPr>
      <w:del w:id="531" w:author="Sergii" w:date="2026-10-14T11:34:51Z">
        <w:r>
          <w:rPr>
            <w:b/>
            <w:color w:val="FF0000"/>
          </w:rPr>
          <w:delText>Heading 1:</w:delText>
        </w:r>
      </w:del>
      <w:del w:id="532" w:author="Sergii" w:date="2026-10-14T11:34:51Z">
        <w:r>
          <w:rPr>
            <w:color w:val="FF0000"/>
          </w:rPr>
          <w:delText xml:space="preserve"> This is the main heading and should be employed for the primary title or chapter. For example: CHAPTER 1.</w:delText>
        </w:r>
      </w:del>
    </w:p>
    <w:p w14:paraId="09E4A972">
      <w:pPr>
        <w:rPr>
          <w:del w:id="533" w:author="Sergii" w:date="2026-10-14T11:34:51Z"/>
          <w:color w:val="FF0000"/>
        </w:rPr>
      </w:pPr>
      <w:del w:id="534" w:author="Sergii" w:date="2026-10-14T11:34:51Z">
        <w:r>
          <w:rPr>
            <w:b/>
            <w:color w:val="FF0000"/>
          </w:rPr>
          <w:delText>Heading 2:</w:delText>
        </w:r>
      </w:del>
      <w:del w:id="535" w:author="Sergii" w:date="2026-10-14T11:34:51Z">
        <w:r>
          <w:rPr>
            <w:color w:val="FF0000"/>
          </w:rPr>
          <w:delText xml:space="preserve"> Use Heading 2 as a subheading. For instance: Chapter 1.1.</w:delText>
        </w:r>
      </w:del>
    </w:p>
    <w:p w14:paraId="2445225A">
      <w:pPr>
        <w:rPr>
          <w:del w:id="536" w:author="Sergii" w:date="2026-10-14T11:34:51Z"/>
          <w:color w:val="FF0000"/>
        </w:rPr>
      </w:pPr>
      <w:del w:id="537" w:author="Sergii" w:date="2026-10-14T11:34:51Z">
        <w:r>
          <w:rPr>
            <w:b/>
            <w:color w:val="FF0000"/>
          </w:rPr>
          <w:delText>Heading 3:</w:delText>
        </w:r>
      </w:del>
      <w:del w:id="538" w:author="Sergii" w:date="2026-10-14T11:34:51Z">
        <w:r>
          <w:rPr>
            <w:color w:val="FF0000"/>
          </w:rPr>
          <w:delText xml:space="preserve"> Heading 3 provides a more detailed breakdown, such as Chapter 1.1.1.</w:delText>
        </w:r>
      </w:del>
    </w:p>
    <w:p w14:paraId="0B43A96B">
      <w:pPr>
        <w:rPr>
          <w:del w:id="539" w:author="Sergii" w:date="2026-10-14T11:34:51Z"/>
          <w:color w:val="FF0000"/>
        </w:rPr>
      </w:pPr>
      <w:del w:id="540" w:author="Sergii" w:date="2026-10-14T11:34:51Z">
        <w:r>
          <w:rPr>
            <w:color w:val="FF0000"/>
          </w:rPr>
          <w:delText>By adhering to this hierarchical structure, you ensure an organized and effective document outline, enhancing readability and navigation. However, you are not forced to use all 3 headings, usually heading 1 and 2 are sufficient.</w:delText>
        </w:r>
      </w:del>
    </w:p>
    <w:p w14:paraId="3DC735BA">
      <w:pPr>
        <w:rPr>
          <w:del w:id="541" w:author="Sergii" w:date="2026-10-14T11:34:59Z"/>
          <w:color w:val="FF0000"/>
        </w:rPr>
      </w:pPr>
      <w:del w:id="542" w:author="Sergii" w:date="2026-10-14T11:34:59Z">
        <w:r>
          <w:rPr>
            <w:color w:val="FF0000"/>
          </w:rPr>
          <w:delText>The remainder of your text should be written using a normal font.]</w:delText>
        </w:r>
      </w:del>
    </w:p>
    <w:p w14:paraId="1E6501D4">
      <w:pPr>
        <w:pStyle w:val="2"/>
        <w:rPr>
          <w:ins w:id="544" w:author="Sergii" w:date="2026-10-14T11:46:33Z"/>
          <w:rFonts w:hint="default"/>
          <w:lang w:val="en-US"/>
        </w:rPr>
        <w:pPrChange w:id="543" w:author="Sergii" w:date="2026-10-14T11:46:23Z">
          <w:pPr/>
        </w:pPrChange>
      </w:pPr>
      <w:ins w:id="545" w:author="Sergii" w:date="2026-10-14T11:44:01Z">
        <w:r>
          <w:rPr>
            <w:rFonts w:hint="default"/>
            <w:lang w:val="en-US"/>
          </w:rPr>
          <w:t>I</w:t>
        </w:r>
      </w:ins>
      <w:ins w:id="546" w:author="Sergii" w:date="2026-10-14T11:44:02Z">
        <w:r>
          <w:rPr>
            <w:rFonts w:hint="default"/>
            <w:lang w:val="en-US"/>
          </w:rPr>
          <w:t>n</w:t>
        </w:r>
      </w:ins>
      <w:ins w:id="547" w:author="Sergii" w:date="2026-10-14T11:44:03Z">
        <w:r>
          <w:rPr>
            <w:rFonts w:hint="default"/>
            <w:lang w:val="en-US"/>
          </w:rPr>
          <w:t>t</w:t>
        </w:r>
      </w:ins>
      <w:ins w:id="548" w:author="Sergii" w:date="2026-10-14T11:44:04Z">
        <w:r>
          <w:rPr>
            <w:rFonts w:hint="default"/>
            <w:lang w:val="en-US"/>
          </w:rPr>
          <w:t>ro</w:t>
        </w:r>
      </w:ins>
      <w:ins w:id="549" w:author="Sergii" w:date="2026-10-14T11:44:16Z">
        <w:r>
          <w:rPr>
            <w:rFonts w:hint="default"/>
            <w:lang w:val="en-US"/>
          </w:rPr>
          <w:t>d</w:t>
        </w:r>
      </w:ins>
      <w:ins w:id="550" w:author="Sergii" w:date="2026-10-14T11:44:17Z">
        <w:r>
          <w:rPr>
            <w:rFonts w:hint="default"/>
            <w:lang w:val="en-US"/>
          </w:rPr>
          <w:t>u</w:t>
        </w:r>
      </w:ins>
      <w:ins w:id="551" w:author="Sergii" w:date="2026-10-14T11:44:18Z">
        <w:r>
          <w:rPr>
            <w:rFonts w:hint="default"/>
            <w:lang w:val="en-US"/>
          </w:rPr>
          <w:t>c</w:t>
        </w:r>
      </w:ins>
      <w:ins w:id="552" w:author="Sergii" w:date="2026-10-14T11:44:19Z">
        <w:r>
          <w:rPr>
            <w:rFonts w:hint="default"/>
            <w:lang w:val="en-US"/>
          </w:rPr>
          <w:t>tion</w:t>
        </w:r>
      </w:ins>
    </w:p>
    <w:p w14:paraId="1772B5C8">
      <w:pPr>
        <w:rPr>
          <w:ins w:id="553" w:author="Sergii" w:date="2026-10-14T11:44:31Z"/>
          <w:rFonts w:hint="default"/>
          <w:lang w:val="ru-RU"/>
        </w:rPr>
      </w:pPr>
    </w:p>
    <w:p w14:paraId="1A0B484D">
      <w:pPr>
        <w:spacing w:line="360" w:lineRule="auto"/>
        <w:rPr>
          <w:ins w:id="555" w:author="Sergii" w:date="2026-10-21T09:38:37Z"/>
          <w:rFonts w:hint="default"/>
          <w:sz w:val="24"/>
          <w:szCs w:val="24"/>
          <w:lang w:val="ru-RU"/>
        </w:rPr>
        <w:pPrChange w:id="554" w:author="Sergii" w:date="2026-10-14T11:40:17Z">
          <w:pPr/>
        </w:pPrChange>
      </w:pPr>
      <w:ins w:id="556" w:author="Sergii" w:date="2026-10-14T11:44:37Z">
        <w:r>
          <w:rPr>
            <w:rFonts w:hint="default"/>
            <w:sz w:val="24"/>
            <w:szCs w:val="24"/>
            <w:lang w:val="en-US"/>
          </w:rPr>
          <w:t>T</w:t>
        </w:r>
      </w:ins>
      <w:ins w:id="557" w:author="Sergii" w:date="2026-10-14T11:44:38Z">
        <w:r>
          <w:rPr>
            <w:rFonts w:hint="default"/>
            <w:sz w:val="24"/>
            <w:szCs w:val="24"/>
            <w:lang w:val="en-US"/>
          </w:rPr>
          <w:t>his</w:t>
        </w:r>
      </w:ins>
      <w:ins w:id="558" w:author="Sergii" w:date="2026-10-14T11:44:39Z">
        <w:r>
          <w:rPr>
            <w:rFonts w:hint="default"/>
            <w:sz w:val="24"/>
            <w:szCs w:val="24"/>
            <w:lang w:val="en-US"/>
          </w:rPr>
          <w:t xml:space="preserve"> </w:t>
        </w:r>
      </w:ins>
      <w:ins w:id="559" w:author="Sergii" w:date="2026-10-14T11:44:40Z">
        <w:r>
          <w:rPr>
            <w:rFonts w:hint="default"/>
            <w:sz w:val="24"/>
            <w:szCs w:val="24"/>
            <w:lang w:val="en-US"/>
          </w:rPr>
          <w:t>pr</w:t>
        </w:r>
      </w:ins>
      <w:ins w:id="560" w:author="Sergii" w:date="2026-10-14T11:44:41Z">
        <w:r>
          <w:rPr>
            <w:rFonts w:hint="default"/>
            <w:sz w:val="24"/>
            <w:szCs w:val="24"/>
            <w:lang w:val="en-US"/>
          </w:rPr>
          <w:t>oje</w:t>
        </w:r>
      </w:ins>
      <w:ins w:id="561" w:author="Sergii" w:date="2026-10-14T11:44:42Z">
        <w:r>
          <w:rPr>
            <w:rFonts w:hint="default"/>
            <w:sz w:val="24"/>
            <w:szCs w:val="24"/>
            <w:lang w:val="en-US"/>
          </w:rPr>
          <w:t>c</w:t>
        </w:r>
      </w:ins>
      <w:ins w:id="562" w:author="Sergii" w:date="2026-10-14T11:44:43Z">
        <w:r>
          <w:rPr>
            <w:rFonts w:hint="default"/>
            <w:sz w:val="24"/>
            <w:szCs w:val="24"/>
            <w:lang w:val="en-US"/>
          </w:rPr>
          <w:t>t f</w:t>
        </w:r>
      </w:ins>
      <w:ins w:id="563" w:author="Sergii" w:date="2026-10-14T11:44:44Z">
        <w:r>
          <w:rPr>
            <w:rFonts w:hint="default"/>
            <w:sz w:val="24"/>
            <w:szCs w:val="24"/>
            <w:lang w:val="en-US"/>
          </w:rPr>
          <w:t>o</w:t>
        </w:r>
      </w:ins>
      <w:ins w:id="564" w:author="Sergii" w:date="2026-10-14T11:44:45Z">
        <w:r>
          <w:rPr>
            <w:rFonts w:hint="default"/>
            <w:sz w:val="24"/>
            <w:szCs w:val="24"/>
            <w:lang w:val="en-US"/>
          </w:rPr>
          <w:t>cuse</w:t>
        </w:r>
      </w:ins>
      <w:ins w:id="565" w:author="Sergii" w:date="2026-10-14T11:44:50Z">
        <w:r>
          <w:rPr>
            <w:rFonts w:hint="default"/>
            <w:sz w:val="24"/>
            <w:szCs w:val="24"/>
            <w:lang w:val="en-US"/>
          </w:rPr>
          <w:t xml:space="preserve">s </w:t>
        </w:r>
      </w:ins>
      <w:ins w:id="566" w:author="Sergii" w:date="2026-10-14T11:44:52Z">
        <w:r>
          <w:rPr>
            <w:rFonts w:hint="default"/>
            <w:sz w:val="24"/>
            <w:szCs w:val="24"/>
            <w:lang w:val="en-US"/>
          </w:rPr>
          <w:t>on</w:t>
        </w:r>
      </w:ins>
      <w:ins w:id="567" w:author="Sergii" w:date="2026-10-14T11:44:53Z">
        <w:r>
          <w:rPr>
            <w:rFonts w:hint="default"/>
            <w:sz w:val="24"/>
            <w:szCs w:val="24"/>
            <w:lang w:val="en-US"/>
          </w:rPr>
          <w:t xml:space="preserve"> the</w:t>
        </w:r>
      </w:ins>
      <w:ins w:id="568" w:author="Sergii" w:date="2026-10-14T11:44:54Z">
        <w:r>
          <w:rPr>
            <w:rFonts w:hint="default"/>
            <w:sz w:val="24"/>
            <w:szCs w:val="24"/>
            <w:lang w:val="en-US"/>
          </w:rPr>
          <w:t xml:space="preserve"> </w:t>
        </w:r>
      </w:ins>
      <w:ins w:id="569" w:author="Sergii" w:date="2026-10-14T11:45:15Z">
        <w:r>
          <w:rPr>
            <w:rFonts w:hint="default"/>
            <w:sz w:val="24"/>
            <w:szCs w:val="24"/>
            <w:lang w:val="en-US"/>
          </w:rPr>
          <w:t>st</w:t>
        </w:r>
      </w:ins>
      <w:ins w:id="570" w:author="Sergii" w:date="2026-10-14T11:45:16Z">
        <w:r>
          <w:rPr>
            <w:rFonts w:hint="default"/>
            <w:sz w:val="24"/>
            <w:szCs w:val="24"/>
            <w:lang w:val="en-US"/>
          </w:rPr>
          <w:t>ra</w:t>
        </w:r>
      </w:ins>
      <w:ins w:id="571" w:author="Sergii" w:date="2026-10-14T11:45:17Z">
        <w:r>
          <w:rPr>
            <w:rFonts w:hint="default"/>
            <w:sz w:val="24"/>
            <w:szCs w:val="24"/>
            <w:lang w:val="en-US"/>
          </w:rPr>
          <w:t>t</w:t>
        </w:r>
      </w:ins>
      <w:ins w:id="572" w:author="Sergii" w:date="2026-10-14T11:45:18Z">
        <w:r>
          <w:rPr>
            <w:rFonts w:hint="default"/>
            <w:sz w:val="24"/>
            <w:szCs w:val="24"/>
            <w:lang w:val="en-US"/>
          </w:rPr>
          <w:t>e</w:t>
        </w:r>
      </w:ins>
      <w:ins w:id="573" w:author="Sergii" w:date="2026-10-14T11:45:19Z">
        <w:r>
          <w:rPr>
            <w:rFonts w:hint="default"/>
            <w:sz w:val="24"/>
            <w:szCs w:val="24"/>
            <w:lang w:val="en-US"/>
          </w:rPr>
          <w:t>gic</w:t>
        </w:r>
      </w:ins>
      <w:ins w:id="574" w:author="Sergii" w:date="2026-10-14T11:45:20Z">
        <w:r>
          <w:rPr>
            <w:rFonts w:hint="default"/>
            <w:sz w:val="24"/>
            <w:szCs w:val="24"/>
            <w:lang w:val="en-US"/>
          </w:rPr>
          <w:t xml:space="preserve"> cha</w:t>
        </w:r>
      </w:ins>
      <w:ins w:id="575" w:author="Sergii" w:date="2026-10-14T11:45:21Z">
        <w:r>
          <w:rPr>
            <w:rFonts w:hint="default"/>
            <w:sz w:val="24"/>
            <w:szCs w:val="24"/>
            <w:lang w:val="en-US"/>
          </w:rPr>
          <w:t>ll</w:t>
        </w:r>
      </w:ins>
      <w:ins w:id="576" w:author="Sergii" w:date="2026-10-14T11:45:22Z">
        <w:r>
          <w:rPr>
            <w:rFonts w:hint="default"/>
            <w:sz w:val="24"/>
            <w:szCs w:val="24"/>
            <w:lang w:val="en-US"/>
          </w:rPr>
          <w:t>enge</w:t>
        </w:r>
      </w:ins>
      <w:ins w:id="577" w:author="Sergii" w:date="2026-10-14T11:45:23Z">
        <w:r>
          <w:rPr>
            <w:rFonts w:hint="default"/>
            <w:sz w:val="24"/>
            <w:szCs w:val="24"/>
            <w:lang w:val="en-US"/>
          </w:rPr>
          <w:t xml:space="preserve"> o</w:t>
        </w:r>
      </w:ins>
      <w:ins w:id="578" w:author="Sergii" w:date="2026-10-14T11:45:24Z">
        <w:r>
          <w:rPr>
            <w:rFonts w:hint="default"/>
            <w:sz w:val="24"/>
            <w:szCs w:val="24"/>
            <w:lang w:val="en-US"/>
          </w:rPr>
          <w:t>f st</w:t>
        </w:r>
      </w:ins>
      <w:ins w:id="579" w:author="Sergii" w:date="2026-10-14T11:45:25Z">
        <w:r>
          <w:rPr>
            <w:rFonts w:hint="default"/>
            <w:sz w:val="24"/>
            <w:szCs w:val="24"/>
            <w:lang w:val="en-US"/>
          </w:rPr>
          <w:t>ud</w:t>
        </w:r>
      </w:ins>
      <w:ins w:id="580" w:author="Sergii" w:date="2026-10-14T11:45:26Z">
        <w:r>
          <w:rPr>
            <w:rFonts w:hint="default"/>
            <w:sz w:val="24"/>
            <w:szCs w:val="24"/>
            <w:lang w:val="en-US"/>
          </w:rPr>
          <w:t>ent</w:t>
        </w:r>
      </w:ins>
      <w:ins w:id="581" w:author="Sergii" w:date="2026-10-14T11:45:27Z">
        <w:r>
          <w:rPr>
            <w:rFonts w:hint="default"/>
            <w:sz w:val="24"/>
            <w:szCs w:val="24"/>
            <w:lang w:val="en-US"/>
          </w:rPr>
          <w:t xml:space="preserve"> </w:t>
        </w:r>
      </w:ins>
      <w:ins w:id="582" w:author="Sergii" w:date="2026-10-14T11:45:28Z">
        <w:r>
          <w:rPr>
            <w:rFonts w:hint="default"/>
            <w:sz w:val="24"/>
            <w:szCs w:val="24"/>
            <w:lang w:val="en-US"/>
          </w:rPr>
          <w:t>re</w:t>
        </w:r>
      </w:ins>
      <w:ins w:id="583" w:author="Sergii" w:date="2026-10-14T11:45:30Z">
        <w:r>
          <w:rPr>
            <w:rFonts w:hint="default"/>
            <w:sz w:val="24"/>
            <w:szCs w:val="24"/>
            <w:lang w:val="en-US"/>
          </w:rPr>
          <w:t>t</w:t>
        </w:r>
      </w:ins>
      <w:ins w:id="584" w:author="Sergii" w:date="2026-10-14T11:45:31Z">
        <w:r>
          <w:rPr>
            <w:rFonts w:hint="default"/>
            <w:sz w:val="24"/>
            <w:szCs w:val="24"/>
            <w:lang w:val="en-US"/>
          </w:rPr>
          <w:t>ent</w:t>
        </w:r>
      </w:ins>
      <w:ins w:id="585" w:author="Sergii" w:date="2026-10-14T11:45:32Z">
        <w:r>
          <w:rPr>
            <w:rFonts w:hint="default"/>
            <w:sz w:val="24"/>
            <w:szCs w:val="24"/>
            <w:lang w:val="en-US"/>
          </w:rPr>
          <w:t>ion</w:t>
        </w:r>
      </w:ins>
      <w:ins w:id="586" w:author="Sergii" w:date="2026-10-14T11:45:33Z">
        <w:r>
          <w:rPr>
            <w:rFonts w:hint="default"/>
            <w:sz w:val="24"/>
            <w:szCs w:val="24"/>
            <w:lang w:val="en-US"/>
          </w:rPr>
          <w:t xml:space="preserve"> i</w:t>
        </w:r>
      </w:ins>
      <w:ins w:id="587" w:author="Sergii" w:date="2026-10-14T11:45:34Z">
        <w:r>
          <w:rPr>
            <w:rFonts w:hint="default"/>
            <w:sz w:val="24"/>
            <w:szCs w:val="24"/>
            <w:lang w:val="en-US"/>
          </w:rPr>
          <w:t xml:space="preserve">n </w:t>
        </w:r>
      </w:ins>
      <w:ins w:id="588" w:author="Sergii" w:date="2026-10-14T11:45:35Z">
        <w:r>
          <w:rPr>
            <w:rFonts w:hint="default"/>
            <w:sz w:val="24"/>
            <w:szCs w:val="24"/>
            <w:lang w:val="en-US"/>
          </w:rPr>
          <w:t>h</w:t>
        </w:r>
      </w:ins>
      <w:ins w:id="589" w:author="Sergii" w:date="2026-10-14T11:45:36Z">
        <w:r>
          <w:rPr>
            <w:rFonts w:hint="default"/>
            <w:sz w:val="24"/>
            <w:szCs w:val="24"/>
            <w:lang w:val="en-US"/>
          </w:rPr>
          <w:t>i</w:t>
        </w:r>
      </w:ins>
      <w:ins w:id="590" w:author="Sergii" w:date="2026-10-14T11:45:37Z">
        <w:r>
          <w:rPr>
            <w:rFonts w:hint="default"/>
            <w:sz w:val="24"/>
            <w:szCs w:val="24"/>
            <w:lang w:val="en-US"/>
          </w:rPr>
          <w:t>gher</w:t>
        </w:r>
      </w:ins>
      <w:ins w:id="591" w:author="Sergii" w:date="2026-10-14T11:45:38Z">
        <w:r>
          <w:rPr>
            <w:rFonts w:hint="default"/>
            <w:sz w:val="24"/>
            <w:szCs w:val="24"/>
            <w:lang w:val="en-US"/>
          </w:rPr>
          <w:t xml:space="preserve"> e</w:t>
        </w:r>
      </w:ins>
      <w:ins w:id="592" w:author="Sergii" w:date="2026-10-14T11:45:39Z">
        <w:r>
          <w:rPr>
            <w:rFonts w:hint="default"/>
            <w:sz w:val="24"/>
            <w:szCs w:val="24"/>
            <w:lang w:val="en-US"/>
          </w:rPr>
          <w:t>duc</w:t>
        </w:r>
      </w:ins>
      <w:ins w:id="593" w:author="Sergii" w:date="2026-10-14T11:45:40Z">
        <w:r>
          <w:rPr>
            <w:rFonts w:hint="default"/>
            <w:sz w:val="24"/>
            <w:szCs w:val="24"/>
            <w:lang w:val="en-US"/>
          </w:rPr>
          <w:t>at</w:t>
        </w:r>
      </w:ins>
      <w:ins w:id="594" w:author="Sergii" w:date="2026-10-14T11:45:41Z">
        <w:r>
          <w:rPr>
            <w:rFonts w:hint="default"/>
            <w:sz w:val="24"/>
            <w:szCs w:val="24"/>
            <w:lang w:val="en-US"/>
          </w:rPr>
          <w:t>i</w:t>
        </w:r>
      </w:ins>
      <w:ins w:id="595" w:author="Sergii" w:date="2026-10-14T11:45:43Z">
        <w:r>
          <w:rPr>
            <w:rFonts w:hint="default"/>
            <w:sz w:val="24"/>
            <w:szCs w:val="24"/>
            <w:lang w:val="en-US"/>
          </w:rPr>
          <w:t>on</w:t>
        </w:r>
      </w:ins>
      <w:ins w:id="596" w:author="Sergii" w:date="2026-10-14T11:45:44Z">
        <w:r>
          <w:rPr>
            <w:rFonts w:hint="default"/>
            <w:sz w:val="24"/>
            <w:szCs w:val="24"/>
            <w:lang w:val="en-US"/>
          </w:rPr>
          <w:t xml:space="preserve">, </w:t>
        </w:r>
      </w:ins>
      <w:ins w:id="597" w:author="Sergii" w:date="2026-10-21T10:01:39Z">
        <w:r>
          <w:rPr>
            <w:rFonts w:hint="default"/>
            <w:sz w:val="24"/>
            <w:szCs w:val="24"/>
            <w:lang w:val="en-US"/>
          </w:rPr>
          <w:t>w</w:t>
        </w:r>
      </w:ins>
      <w:ins w:id="598" w:author="Sergii" w:date="2026-10-21T10:01:40Z">
        <w:r>
          <w:rPr>
            <w:rFonts w:hint="default"/>
            <w:sz w:val="24"/>
            <w:szCs w:val="24"/>
            <w:lang w:val="en-US"/>
          </w:rPr>
          <w:t xml:space="preserve">e </w:t>
        </w:r>
      </w:ins>
      <w:ins w:id="599" w:author="Sergii" w:date="2026-10-21T10:01:41Z">
        <w:r>
          <w:rPr>
            <w:rFonts w:hint="default"/>
            <w:sz w:val="24"/>
            <w:szCs w:val="24"/>
            <w:lang w:val="en-US"/>
          </w:rPr>
          <w:t>wil</w:t>
        </w:r>
      </w:ins>
      <w:ins w:id="600" w:author="Sergii" w:date="2026-10-21T10:01:42Z">
        <w:r>
          <w:rPr>
            <w:rFonts w:hint="default"/>
            <w:sz w:val="24"/>
            <w:szCs w:val="24"/>
            <w:lang w:val="en-US"/>
          </w:rPr>
          <w:t>l</w:t>
        </w:r>
      </w:ins>
      <w:ins w:id="601" w:author="Sergii" w:date="2026-10-21T10:01:43Z">
        <w:r>
          <w:rPr>
            <w:rFonts w:hint="default"/>
            <w:sz w:val="24"/>
            <w:szCs w:val="24"/>
            <w:lang w:val="en-US"/>
          </w:rPr>
          <w:t xml:space="preserve"> use</w:t>
        </w:r>
      </w:ins>
      <w:ins w:id="602" w:author="Sergii" w:date="2026-10-21T10:01:49Z">
        <w:r>
          <w:rPr>
            <w:rFonts w:hint="default"/>
            <w:sz w:val="24"/>
            <w:szCs w:val="24"/>
            <w:lang w:val="en-US"/>
          </w:rPr>
          <w:t xml:space="preserve"> t</w:t>
        </w:r>
      </w:ins>
      <w:ins w:id="603" w:author="Sergii" w:date="2026-10-21T10:01:50Z">
        <w:r>
          <w:rPr>
            <w:rFonts w:hint="default"/>
            <w:sz w:val="24"/>
            <w:szCs w:val="24"/>
            <w:lang w:val="en-US"/>
          </w:rPr>
          <w:t>he</w:t>
        </w:r>
      </w:ins>
      <w:ins w:id="604" w:author="Sergii" w:date="2026-10-14T11:45:47Z">
        <w:r>
          <w:rPr>
            <w:rFonts w:hint="default"/>
            <w:sz w:val="24"/>
            <w:szCs w:val="24"/>
            <w:lang w:val="en-US"/>
          </w:rPr>
          <w:t xml:space="preserve"> </w:t>
        </w:r>
      </w:ins>
      <w:ins w:id="605" w:author="Sergii" w:date="2026-10-14T11:45:48Z">
        <w:r>
          <w:rPr>
            <w:rFonts w:hint="default"/>
            <w:sz w:val="24"/>
            <w:szCs w:val="24"/>
            <w:lang w:val="en-US"/>
          </w:rPr>
          <w:t>C</w:t>
        </w:r>
      </w:ins>
      <w:ins w:id="606" w:author="Sergii" w:date="2026-10-14T11:45:49Z">
        <w:r>
          <w:rPr>
            <w:rFonts w:hint="default"/>
            <w:sz w:val="24"/>
            <w:szCs w:val="24"/>
            <w:lang w:val="en-US"/>
          </w:rPr>
          <w:t>C</w:t>
        </w:r>
      </w:ins>
      <w:ins w:id="607" w:author="Sergii" w:date="2026-10-14T11:45:50Z">
        <w:r>
          <w:rPr>
            <w:rFonts w:hint="default"/>
            <w:sz w:val="24"/>
            <w:szCs w:val="24"/>
            <w:lang w:val="en-US"/>
          </w:rPr>
          <w:t>T</w:t>
        </w:r>
      </w:ins>
      <w:ins w:id="608" w:author="Sergii" w:date="2026-10-14T11:45:52Z">
        <w:r>
          <w:rPr>
            <w:rFonts w:hint="default"/>
            <w:sz w:val="24"/>
            <w:szCs w:val="24"/>
            <w:lang w:val="en-US"/>
          </w:rPr>
          <w:t xml:space="preserve"> </w:t>
        </w:r>
      </w:ins>
      <w:ins w:id="609" w:author="Sergii" w:date="2026-10-14T11:45:53Z">
        <w:r>
          <w:rPr>
            <w:rFonts w:hint="default"/>
            <w:sz w:val="24"/>
            <w:szCs w:val="24"/>
            <w:lang w:val="en-US"/>
          </w:rPr>
          <w:t>Co</w:t>
        </w:r>
      </w:ins>
      <w:ins w:id="610" w:author="Sergii" w:date="2026-10-14T11:45:54Z">
        <w:r>
          <w:rPr>
            <w:rFonts w:hint="default"/>
            <w:sz w:val="24"/>
            <w:szCs w:val="24"/>
            <w:lang w:val="en-US"/>
          </w:rPr>
          <w:t>l</w:t>
        </w:r>
      </w:ins>
      <w:ins w:id="611" w:author="Sergii" w:date="2026-10-14T11:45:55Z">
        <w:r>
          <w:rPr>
            <w:rFonts w:hint="default"/>
            <w:sz w:val="24"/>
            <w:szCs w:val="24"/>
            <w:lang w:val="en-US"/>
          </w:rPr>
          <w:t>lege</w:t>
        </w:r>
      </w:ins>
      <w:ins w:id="612" w:author="Sergii" w:date="2026-10-14T11:45:56Z">
        <w:r>
          <w:rPr>
            <w:rFonts w:hint="default"/>
            <w:sz w:val="24"/>
            <w:szCs w:val="24"/>
            <w:lang w:val="en-US"/>
          </w:rPr>
          <w:t xml:space="preserve"> D</w:t>
        </w:r>
      </w:ins>
      <w:ins w:id="613" w:author="Sergii" w:date="2026-10-14T11:45:57Z">
        <w:r>
          <w:rPr>
            <w:rFonts w:hint="default"/>
            <w:sz w:val="24"/>
            <w:szCs w:val="24"/>
            <w:lang w:val="en-US"/>
          </w:rPr>
          <w:t>ubl</w:t>
        </w:r>
      </w:ins>
      <w:ins w:id="614" w:author="Sergii" w:date="2026-10-14T11:45:58Z">
        <w:r>
          <w:rPr>
            <w:rFonts w:hint="default"/>
            <w:sz w:val="24"/>
            <w:szCs w:val="24"/>
            <w:lang w:val="en-US"/>
          </w:rPr>
          <w:t>in</w:t>
        </w:r>
      </w:ins>
      <w:ins w:id="615" w:author="Sergii" w:date="2026-10-14T11:45:59Z">
        <w:r>
          <w:rPr>
            <w:rFonts w:hint="default"/>
            <w:sz w:val="24"/>
            <w:szCs w:val="24"/>
            <w:lang w:val="en-US"/>
          </w:rPr>
          <w:t xml:space="preserve"> as</w:t>
        </w:r>
      </w:ins>
      <w:ins w:id="616" w:author="Sergii" w:date="2026-10-14T11:46:00Z">
        <w:r>
          <w:rPr>
            <w:rFonts w:hint="default"/>
            <w:sz w:val="24"/>
            <w:szCs w:val="24"/>
            <w:lang w:val="en-US"/>
          </w:rPr>
          <w:t xml:space="preserve"> the</w:t>
        </w:r>
      </w:ins>
      <w:ins w:id="617" w:author="Sergii" w:date="2026-10-14T11:46:01Z">
        <w:r>
          <w:rPr>
            <w:rFonts w:hint="default"/>
            <w:sz w:val="24"/>
            <w:szCs w:val="24"/>
            <w:lang w:val="en-US"/>
          </w:rPr>
          <w:t xml:space="preserve"> b</w:t>
        </w:r>
      </w:ins>
      <w:ins w:id="618" w:author="Sergii" w:date="2026-10-14T11:46:02Z">
        <w:r>
          <w:rPr>
            <w:rFonts w:hint="default"/>
            <w:sz w:val="24"/>
            <w:szCs w:val="24"/>
            <w:lang w:val="en-US"/>
          </w:rPr>
          <w:t>u</w:t>
        </w:r>
      </w:ins>
      <w:ins w:id="619" w:author="Sergii" w:date="2026-10-14T11:46:03Z">
        <w:r>
          <w:rPr>
            <w:rFonts w:hint="default"/>
            <w:sz w:val="24"/>
            <w:szCs w:val="24"/>
            <w:lang w:val="en-US"/>
          </w:rPr>
          <w:t>sin</w:t>
        </w:r>
      </w:ins>
      <w:ins w:id="620" w:author="Sergii" w:date="2026-10-14T11:46:04Z">
        <w:r>
          <w:rPr>
            <w:rFonts w:hint="default"/>
            <w:sz w:val="24"/>
            <w:szCs w:val="24"/>
            <w:lang w:val="en-US"/>
          </w:rPr>
          <w:t>ess</w:t>
        </w:r>
      </w:ins>
      <w:ins w:id="621" w:author="Sergii" w:date="2026-10-14T11:46:05Z">
        <w:r>
          <w:rPr>
            <w:rFonts w:hint="default"/>
            <w:sz w:val="24"/>
            <w:szCs w:val="24"/>
            <w:lang w:val="en-US"/>
          </w:rPr>
          <w:t xml:space="preserve"> co</w:t>
        </w:r>
      </w:ins>
      <w:ins w:id="622" w:author="Sergii" w:date="2026-10-14T11:46:06Z">
        <w:r>
          <w:rPr>
            <w:rFonts w:hint="default"/>
            <w:sz w:val="24"/>
            <w:szCs w:val="24"/>
            <w:lang w:val="en-US"/>
          </w:rPr>
          <w:t>n</w:t>
        </w:r>
      </w:ins>
      <w:ins w:id="623" w:author="Sergii" w:date="2026-10-14T11:46:07Z">
        <w:r>
          <w:rPr>
            <w:rFonts w:hint="default"/>
            <w:sz w:val="24"/>
            <w:szCs w:val="24"/>
            <w:lang w:val="en-US"/>
          </w:rPr>
          <w:t>text</w:t>
        </w:r>
      </w:ins>
      <w:ins w:id="624" w:author="Sergii" w:date="2026-10-14T11:46:08Z">
        <w:r>
          <w:rPr>
            <w:rFonts w:hint="default"/>
            <w:sz w:val="24"/>
            <w:szCs w:val="24"/>
            <w:lang w:val="en-US"/>
          </w:rPr>
          <w:t>.</w:t>
        </w:r>
      </w:ins>
      <w:ins w:id="625" w:author="Sergii" w:date="2026-10-21T09:34:59Z">
        <w:r>
          <w:rPr>
            <w:rFonts w:hint="default"/>
            <w:sz w:val="24"/>
            <w:szCs w:val="24"/>
            <w:lang w:val="en-US"/>
          </w:rPr>
          <w:t xml:space="preserve"> </w:t>
        </w:r>
      </w:ins>
      <w:ins w:id="626" w:author="Sergii" w:date="2026-10-21T09:34:48Z">
        <w:r>
          <w:rPr>
            <w:rFonts w:hint="default"/>
            <w:sz w:val="24"/>
            <w:szCs w:val="24"/>
            <w:lang w:val="en-US"/>
          </w:rPr>
          <w:t>In</w:t>
        </w:r>
      </w:ins>
      <w:ins w:id="627" w:author="Sergii" w:date="2026-10-21T09:34:49Z">
        <w:r>
          <w:rPr>
            <w:rFonts w:hint="default"/>
            <w:sz w:val="24"/>
            <w:szCs w:val="24"/>
            <w:lang w:val="en-US"/>
          </w:rPr>
          <w:t xml:space="preserve"> I</w:t>
        </w:r>
      </w:ins>
      <w:ins w:id="628" w:author="Sergii" w:date="2026-10-21T09:34:50Z">
        <w:r>
          <w:rPr>
            <w:rFonts w:hint="default"/>
            <w:sz w:val="24"/>
            <w:szCs w:val="24"/>
            <w:lang w:val="en-US"/>
          </w:rPr>
          <w:t>re</w:t>
        </w:r>
      </w:ins>
      <w:ins w:id="629" w:author="Sergii" w:date="2026-10-21T09:34:51Z">
        <w:r>
          <w:rPr>
            <w:rFonts w:hint="default"/>
            <w:sz w:val="24"/>
            <w:szCs w:val="24"/>
            <w:lang w:val="en-US"/>
          </w:rPr>
          <w:t>lan</w:t>
        </w:r>
      </w:ins>
      <w:ins w:id="630" w:author="Sergii" w:date="2026-10-21T09:34:52Z">
        <w:r>
          <w:rPr>
            <w:rFonts w:hint="default"/>
            <w:sz w:val="24"/>
            <w:szCs w:val="24"/>
            <w:lang w:val="en-US"/>
          </w:rPr>
          <w:t>d</w:t>
        </w:r>
      </w:ins>
      <w:ins w:id="631" w:author="Sergii" w:date="2026-10-21T09:35:11Z">
        <w:r>
          <w:rPr>
            <w:rFonts w:hint="default"/>
            <w:sz w:val="24"/>
            <w:szCs w:val="24"/>
            <w:lang w:val="en-US"/>
          </w:rPr>
          <w:t>,</w:t>
        </w:r>
      </w:ins>
      <w:ins w:id="632" w:author="Sergii" w:date="2026-10-21T09:35:13Z">
        <w:r>
          <w:rPr>
            <w:rFonts w:hint="default"/>
            <w:sz w:val="24"/>
            <w:szCs w:val="24"/>
            <w:lang w:val="en-US"/>
          </w:rPr>
          <w:t xml:space="preserve"> </w:t>
        </w:r>
      </w:ins>
      <w:ins w:id="633" w:author="Sergii" w:date="2026-10-21T09:35:15Z">
        <w:r>
          <w:rPr>
            <w:rFonts w:hint="default"/>
            <w:sz w:val="24"/>
            <w:szCs w:val="24"/>
            <w:lang w:val="en-US"/>
          </w:rPr>
          <w:t>the</w:t>
        </w:r>
      </w:ins>
      <w:ins w:id="634" w:author="Sergii" w:date="2026-10-21T09:35:16Z">
        <w:r>
          <w:rPr>
            <w:rFonts w:hint="default"/>
            <w:sz w:val="24"/>
            <w:szCs w:val="24"/>
            <w:lang w:val="en-US"/>
          </w:rPr>
          <w:t xml:space="preserve"> </w:t>
        </w:r>
      </w:ins>
      <w:ins w:id="635" w:author="Sergii" w:date="2026-10-21T09:35:17Z">
        <w:r>
          <w:rPr>
            <w:rFonts w:hint="default"/>
            <w:sz w:val="24"/>
            <w:szCs w:val="24"/>
            <w:lang w:val="en-US"/>
          </w:rPr>
          <w:t>h</w:t>
        </w:r>
      </w:ins>
      <w:ins w:id="636" w:author="Sergii" w:date="2026-10-21T09:35:18Z">
        <w:r>
          <w:rPr>
            <w:rFonts w:hint="default"/>
            <w:sz w:val="24"/>
            <w:szCs w:val="24"/>
            <w:lang w:val="en-US"/>
          </w:rPr>
          <w:t>ig</w:t>
        </w:r>
      </w:ins>
      <w:ins w:id="637" w:author="Sergii" w:date="2026-10-21T09:35:19Z">
        <w:r>
          <w:rPr>
            <w:rFonts w:hint="default"/>
            <w:sz w:val="24"/>
            <w:szCs w:val="24"/>
            <w:lang w:val="en-US"/>
          </w:rPr>
          <w:t>her</w:t>
        </w:r>
      </w:ins>
      <w:ins w:id="638" w:author="Sergii" w:date="2026-10-21T09:35:20Z">
        <w:r>
          <w:rPr>
            <w:rFonts w:hint="default"/>
            <w:sz w:val="24"/>
            <w:szCs w:val="24"/>
            <w:lang w:val="en-US"/>
          </w:rPr>
          <w:t xml:space="preserve"> edu</w:t>
        </w:r>
      </w:ins>
      <w:ins w:id="639" w:author="Sergii" w:date="2026-10-21T09:35:21Z">
        <w:r>
          <w:rPr>
            <w:rFonts w:hint="default"/>
            <w:sz w:val="24"/>
            <w:szCs w:val="24"/>
            <w:lang w:val="en-US"/>
          </w:rPr>
          <w:t>cat</w:t>
        </w:r>
      </w:ins>
      <w:ins w:id="640" w:author="Sergii" w:date="2026-10-21T09:35:22Z">
        <w:r>
          <w:rPr>
            <w:rFonts w:hint="default"/>
            <w:sz w:val="24"/>
            <w:szCs w:val="24"/>
            <w:lang w:val="en-US"/>
          </w:rPr>
          <w:t>ion</w:t>
        </w:r>
      </w:ins>
      <w:ins w:id="641" w:author="Sergii" w:date="2026-10-21T09:35:25Z">
        <w:r>
          <w:rPr>
            <w:rFonts w:hint="default"/>
            <w:sz w:val="24"/>
            <w:szCs w:val="24"/>
            <w:lang w:val="en-US"/>
          </w:rPr>
          <w:t xml:space="preserve"> sec</w:t>
        </w:r>
      </w:ins>
      <w:ins w:id="642" w:author="Sergii" w:date="2026-10-21T09:35:26Z">
        <w:r>
          <w:rPr>
            <w:rFonts w:hint="default"/>
            <w:sz w:val="24"/>
            <w:szCs w:val="24"/>
            <w:lang w:val="en-US"/>
          </w:rPr>
          <w:t>tor</w:t>
        </w:r>
      </w:ins>
      <w:ins w:id="643" w:author="Sergii" w:date="2026-10-21T09:35:29Z">
        <w:r>
          <w:rPr>
            <w:rFonts w:hint="default"/>
            <w:sz w:val="24"/>
            <w:szCs w:val="24"/>
            <w:lang w:val="en-US"/>
          </w:rPr>
          <w:t xml:space="preserve"> </w:t>
        </w:r>
      </w:ins>
      <w:ins w:id="644" w:author="Sergii" w:date="2026-10-21T09:35:32Z">
        <w:r>
          <w:rPr>
            <w:rFonts w:hint="default"/>
            <w:sz w:val="24"/>
            <w:szCs w:val="24"/>
            <w:lang w:val="en-US"/>
          </w:rPr>
          <w:t>is</w:t>
        </w:r>
      </w:ins>
      <w:ins w:id="645" w:author="Sergii" w:date="2026-10-21T09:35:33Z">
        <w:r>
          <w:rPr>
            <w:rFonts w:hint="default"/>
            <w:sz w:val="24"/>
            <w:szCs w:val="24"/>
            <w:lang w:val="en-US"/>
          </w:rPr>
          <w:t xml:space="preserve"> </w:t>
        </w:r>
      </w:ins>
      <w:ins w:id="646" w:author="Sergii" w:date="2026-10-21T09:35:38Z">
        <w:r>
          <w:rPr>
            <w:rFonts w:hint="default"/>
            <w:sz w:val="24"/>
            <w:szCs w:val="24"/>
            <w:lang w:val="en-US"/>
          </w:rPr>
          <w:t>ver</w:t>
        </w:r>
      </w:ins>
      <w:ins w:id="647" w:author="Sergii" w:date="2026-10-21T09:35:39Z">
        <w:r>
          <w:rPr>
            <w:rFonts w:hint="default"/>
            <w:sz w:val="24"/>
            <w:szCs w:val="24"/>
            <w:lang w:val="en-US"/>
          </w:rPr>
          <w:t>y</w:t>
        </w:r>
      </w:ins>
      <w:ins w:id="648" w:author="Sergii" w:date="2026-10-21T09:35:40Z">
        <w:r>
          <w:rPr>
            <w:rFonts w:hint="default"/>
            <w:sz w:val="24"/>
            <w:szCs w:val="24"/>
            <w:lang w:val="en-US"/>
          </w:rPr>
          <w:t xml:space="preserve"> </w:t>
        </w:r>
      </w:ins>
      <w:ins w:id="649" w:author="Sergii" w:date="2026-10-21T09:35:41Z">
        <w:r>
          <w:rPr>
            <w:rFonts w:hint="default"/>
            <w:sz w:val="24"/>
            <w:szCs w:val="24"/>
            <w:lang w:val="en-US"/>
          </w:rPr>
          <w:t>co</w:t>
        </w:r>
      </w:ins>
      <w:ins w:id="650" w:author="Sergii" w:date="2026-10-21T09:35:42Z">
        <w:r>
          <w:rPr>
            <w:rFonts w:hint="default"/>
            <w:sz w:val="24"/>
            <w:szCs w:val="24"/>
            <w:lang w:val="en-US"/>
          </w:rPr>
          <w:t>mp</w:t>
        </w:r>
      </w:ins>
      <w:ins w:id="651" w:author="Sergii" w:date="2026-10-21T09:35:43Z">
        <w:r>
          <w:rPr>
            <w:rFonts w:hint="default"/>
            <w:sz w:val="24"/>
            <w:szCs w:val="24"/>
            <w:lang w:val="en-US"/>
          </w:rPr>
          <w:t>e</w:t>
        </w:r>
      </w:ins>
      <w:ins w:id="652" w:author="Sergii" w:date="2026-10-21T09:35:44Z">
        <w:r>
          <w:rPr>
            <w:rFonts w:hint="default"/>
            <w:sz w:val="24"/>
            <w:szCs w:val="24"/>
            <w:lang w:val="en-US"/>
          </w:rPr>
          <w:t>t</w:t>
        </w:r>
      </w:ins>
      <w:ins w:id="653" w:author="Sergii" w:date="2026-10-21T09:35:45Z">
        <w:r>
          <w:rPr>
            <w:rFonts w:hint="default"/>
            <w:sz w:val="24"/>
            <w:szCs w:val="24"/>
            <w:lang w:val="en-US"/>
          </w:rPr>
          <w:t>it</w:t>
        </w:r>
      </w:ins>
      <w:ins w:id="654" w:author="Sergii" w:date="2026-10-21T09:35:46Z">
        <w:r>
          <w:rPr>
            <w:rFonts w:hint="default"/>
            <w:sz w:val="24"/>
            <w:szCs w:val="24"/>
            <w:lang w:val="en-US"/>
          </w:rPr>
          <w:t>ive</w:t>
        </w:r>
      </w:ins>
      <w:ins w:id="655" w:author="Sergii" w:date="2026-10-21T09:35:47Z">
        <w:r>
          <w:rPr>
            <w:rFonts w:hint="default"/>
            <w:sz w:val="24"/>
            <w:szCs w:val="24"/>
            <w:lang w:val="en-US"/>
          </w:rPr>
          <w:t>.</w:t>
        </w:r>
      </w:ins>
      <w:ins w:id="656" w:author="Sergii" w:date="2026-10-21T09:35:48Z">
        <w:r>
          <w:rPr>
            <w:rFonts w:hint="default"/>
            <w:sz w:val="24"/>
            <w:szCs w:val="24"/>
            <w:lang w:val="en-US"/>
          </w:rPr>
          <w:t xml:space="preserve"> </w:t>
        </w:r>
      </w:ins>
      <w:ins w:id="657" w:author="Sergii" w:date="2026-10-21T09:35:49Z">
        <w:r>
          <w:rPr>
            <w:rFonts w:hint="default"/>
            <w:sz w:val="24"/>
            <w:szCs w:val="24"/>
            <w:lang w:val="en-US"/>
          </w:rPr>
          <w:t>P</w:t>
        </w:r>
      </w:ins>
      <w:ins w:id="658" w:author="Sergii" w:date="2026-10-21T09:35:53Z">
        <w:r>
          <w:rPr>
            <w:rFonts w:hint="default"/>
            <w:sz w:val="24"/>
            <w:szCs w:val="24"/>
            <w:lang w:val="en-US"/>
          </w:rPr>
          <w:t>ri</w:t>
        </w:r>
      </w:ins>
      <w:ins w:id="659" w:author="Sergii" w:date="2026-10-21T09:35:54Z">
        <w:r>
          <w:rPr>
            <w:rFonts w:hint="default"/>
            <w:sz w:val="24"/>
            <w:szCs w:val="24"/>
            <w:lang w:val="en-US"/>
          </w:rPr>
          <w:t>va</w:t>
        </w:r>
      </w:ins>
      <w:ins w:id="660" w:author="Sergii" w:date="2026-10-21T09:35:55Z">
        <w:r>
          <w:rPr>
            <w:rFonts w:hint="default"/>
            <w:sz w:val="24"/>
            <w:szCs w:val="24"/>
            <w:lang w:val="en-US"/>
          </w:rPr>
          <w:t xml:space="preserve">te </w:t>
        </w:r>
      </w:ins>
      <w:ins w:id="661" w:author="Sergii" w:date="2026-10-21T09:35:56Z">
        <w:r>
          <w:rPr>
            <w:rFonts w:hint="default"/>
            <w:sz w:val="24"/>
            <w:szCs w:val="24"/>
            <w:lang w:val="en-US"/>
          </w:rPr>
          <w:t>co</w:t>
        </w:r>
      </w:ins>
      <w:ins w:id="662" w:author="Sergii" w:date="2026-10-21T09:35:57Z">
        <w:r>
          <w:rPr>
            <w:rFonts w:hint="default"/>
            <w:sz w:val="24"/>
            <w:szCs w:val="24"/>
            <w:lang w:val="en-US"/>
          </w:rPr>
          <w:t>l</w:t>
        </w:r>
      </w:ins>
      <w:ins w:id="663" w:author="Sergii" w:date="2026-10-21T09:35:58Z">
        <w:r>
          <w:rPr>
            <w:rFonts w:hint="default"/>
            <w:sz w:val="24"/>
            <w:szCs w:val="24"/>
            <w:lang w:val="en-US"/>
          </w:rPr>
          <w:t>le</w:t>
        </w:r>
      </w:ins>
      <w:ins w:id="664" w:author="Sergii" w:date="2026-10-21T09:35:59Z">
        <w:r>
          <w:rPr>
            <w:rFonts w:hint="default"/>
            <w:sz w:val="24"/>
            <w:szCs w:val="24"/>
            <w:lang w:val="en-US"/>
          </w:rPr>
          <w:t>ges</w:t>
        </w:r>
      </w:ins>
      <w:ins w:id="665" w:author="Sergii" w:date="2026-10-21T09:36:00Z">
        <w:r>
          <w:rPr>
            <w:rFonts w:hint="default"/>
            <w:sz w:val="24"/>
            <w:szCs w:val="24"/>
            <w:lang w:val="en-US"/>
          </w:rPr>
          <w:t xml:space="preserve"> </w:t>
        </w:r>
      </w:ins>
      <w:ins w:id="666" w:author="Sergii" w:date="2026-10-21T09:36:01Z">
        <w:r>
          <w:rPr>
            <w:rFonts w:hint="default"/>
            <w:sz w:val="24"/>
            <w:szCs w:val="24"/>
            <w:lang w:val="en-US"/>
          </w:rPr>
          <w:t>l</w:t>
        </w:r>
      </w:ins>
      <w:ins w:id="667" w:author="Sergii" w:date="2026-10-21T09:36:02Z">
        <w:r>
          <w:rPr>
            <w:rFonts w:hint="default"/>
            <w:sz w:val="24"/>
            <w:szCs w:val="24"/>
            <w:lang w:val="en-US"/>
          </w:rPr>
          <w:t>i</w:t>
        </w:r>
      </w:ins>
      <w:ins w:id="668" w:author="Sergii" w:date="2026-10-21T09:36:03Z">
        <w:r>
          <w:rPr>
            <w:rFonts w:hint="default"/>
            <w:sz w:val="24"/>
            <w:szCs w:val="24"/>
            <w:lang w:val="en-US"/>
          </w:rPr>
          <w:t>ke</w:t>
        </w:r>
      </w:ins>
      <w:ins w:id="669" w:author="Sergii" w:date="2026-10-21T09:36:04Z">
        <w:r>
          <w:rPr>
            <w:rFonts w:hint="default"/>
            <w:sz w:val="24"/>
            <w:szCs w:val="24"/>
            <w:lang w:val="en-US"/>
          </w:rPr>
          <w:t xml:space="preserve"> </w:t>
        </w:r>
      </w:ins>
      <w:ins w:id="670" w:author="Sergii" w:date="2026-10-21T09:36:05Z">
        <w:r>
          <w:rPr>
            <w:rFonts w:hint="default"/>
            <w:sz w:val="24"/>
            <w:szCs w:val="24"/>
            <w:lang w:val="en-US"/>
          </w:rPr>
          <w:t>CC</w:t>
        </w:r>
      </w:ins>
      <w:ins w:id="671" w:author="Sergii" w:date="2026-10-21T09:36:07Z">
        <w:r>
          <w:rPr>
            <w:rFonts w:hint="default"/>
            <w:sz w:val="24"/>
            <w:szCs w:val="24"/>
            <w:lang w:val="en-US"/>
          </w:rPr>
          <w:t xml:space="preserve">T </w:t>
        </w:r>
      </w:ins>
      <w:ins w:id="672" w:author="Sergii" w:date="2026-10-21T09:36:08Z">
        <w:r>
          <w:rPr>
            <w:rFonts w:hint="default"/>
            <w:sz w:val="24"/>
            <w:szCs w:val="24"/>
            <w:lang w:val="en-US"/>
          </w:rPr>
          <w:t>Dub</w:t>
        </w:r>
      </w:ins>
      <w:ins w:id="673" w:author="Sergii" w:date="2026-10-21T09:36:09Z">
        <w:r>
          <w:rPr>
            <w:rFonts w:hint="default"/>
            <w:sz w:val="24"/>
            <w:szCs w:val="24"/>
            <w:lang w:val="en-US"/>
          </w:rPr>
          <w:t>lin</w:t>
        </w:r>
      </w:ins>
      <w:ins w:id="674" w:author="Sergii" w:date="2026-10-21T09:36:10Z">
        <w:r>
          <w:rPr>
            <w:rFonts w:hint="default"/>
            <w:sz w:val="24"/>
            <w:szCs w:val="24"/>
            <w:lang w:val="en-US"/>
          </w:rPr>
          <w:t xml:space="preserve"> t</w:t>
        </w:r>
      </w:ins>
      <w:ins w:id="675" w:author="Sergii" w:date="2026-10-21T09:36:11Z">
        <w:r>
          <w:rPr>
            <w:rFonts w:hint="default"/>
            <w:sz w:val="24"/>
            <w:szCs w:val="24"/>
            <w:lang w:val="en-US"/>
          </w:rPr>
          <w:t>ry</w:t>
        </w:r>
      </w:ins>
      <w:ins w:id="676" w:author="Sergii" w:date="2026-10-21T09:36:12Z">
        <w:r>
          <w:rPr>
            <w:rFonts w:hint="default"/>
            <w:sz w:val="24"/>
            <w:szCs w:val="24"/>
            <w:lang w:val="en-US"/>
          </w:rPr>
          <w:t xml:space="preserve"> to</w:t>
        </w:r>
      </w:ins>
      <w:ins w:id="677" w:author="Sergii" w:date="2026-10-21T09:36:13Z">
        <w:r>
          <w:rPr>
            <w:rFonts w:hint="default"/>
            <w:sz w:val="24"/>
            <w:szCs w:val="24"/>
            <w:lang w:val="en-US"/>
          </w:rPr>
          <w:t xml:space="preserve"> </w:t>
        </w:r>
      </w:ins>
      <w:ins w:id="678" w:author="Sergii" w:date="2026-10-21T09:36:14Z">
        <w:r>
          <w:rPr>
            <w:rFonts w:hint="default"/>
            <w:sz w:val="24"/>
            <w:szCs w:val="24"/>
            <w:lang w:val="en-US"/>
          </w:rPr>
          <w:t>co</w:t>
        </w:r>
      </w:ins>
      <w:ins w:id="679" w:author="Sergii" w:date="2026-10-21T09:36:15Z">
        <w:r>
          <w:rPr>
            <w:rFonts w:hint="default"/>
            <w:sz w:val="24"/>
            <w:szCs w:val="24"/>
            <w:lang w:val="en-US"/>
          </w:rPr>
          <w:t>m</w:t>
        </w:r>
      </w:ins>
      <w:ins w:id="680" w:author="Sergii" w:date="2026-10-21T09:36:16Z">
        <w:r>
          <w:rPr>
            <w:rFonts w:hint="default"/>
            <w:sz w:val="24"/>
            <w:szCs w:val="24"/>
            <w:lang w:val="en-US"/>
          </w:rPr>
          <w:t>p</w:t>
        </w:r>
      </w:ins>
      <w:ins w:id="681" w:author="Sergii" w:date="2026-10-21T09:36:17Z">
        <w:r>
          <w:rPr>
            <w:rFonts w:hint="default"/>
            <w:sz w:val="24"/>
            <w:szCs w:val="24"/>
            <w:lang w:val="en-US"/>
          </w:rPr>
          <w:t>ete</w:t>
        </w:r>
      </w:ins>
      <w:ins w:id="682" w:author="Sergii" w:date="2026-10-21T09:36:19Z">
        <w:r>
          <w:rPr>
            <w:rFonts w:hint="default"/>
            <w:sz w:val="24"/>
            <w:szCs w:val="24"/>
            <w:lang w:val="en-US"/>
          </w:rPr>
          <w:t xml:space="preserve"> </w:t>
        </w:r>
      </w:ins>
      <w:ins w:id="683" w:author="Sergii" w:date="2026-10-21T09:36:27Z">
        <w:r>
          <w:rPr>
            <w:rFonts w:hint="default"/>
            <w:sz w:val="24"/>
            <w:szCs w:val="24"/>
            <w:lang w:val="en-US"/>
          </w:rPr>
          <w:t>di</w:t>
        </w:r>
      </w:ins>
      <w:ins w:id="684" w:author="Sergii" w:date="2026-10-21T09:36:28Z">
        <w:r>
          <w:rPr>
            <w:rFonts w:hint="default"/>
            <w:sz w:val="24"/>
            <w:szCs w:val="24"/>
            <w:lang w:val="en-US"/>
          </w:rPr>
          <w:t>re</w:t>
        </w:r>
      </w:ins>
      <w:ins w:id="685" w:author="Sergii" w:date="2026-10-21T09:36:29Z">
        <w:r>
          <w:rPr>
            <w:rFonts w:hint="default"/>
            <w:sz w:val="24"/>
            <w:szCs w:val="24"/>
            <w:lang w:val="en-US"/>
          </w:rPr>
          <w:t>ct</w:t>
        </w:r>
      </w:ins>
      <w:ins w:id="686" w:author="Sergii" w:date="2026-10-21T09:36:32Z">
        <w:r>
          <w:rPr>
            <w:rFonts w:hint="default"/>
            <w:sz w:val="24"/>
            <w:szCs w:val="24"/>
            <w:lang w:val="en-US"/>
          </w:rPr>
          <w:t>l</w:t>
        </w:r>
      </w:ins>
      <w:ins w:id="687" w:author="Sergii" w:date="2026-10-21T09:36:33Z">
        <w:r>
          <w:rPr>
            <w:rFonts w:hint="default"/>
            <w:sz w:val="24"/>
            <w:szCs w:val="24"/>
            <w:lang w:val="en-US"/>
          </w:rPr>
          <w:t xml:space="preserve">y </w:t>
        </w:r>
      </w:ins>
      <w:ins w:id="688" w:author="Sergii" w:date="2026-10-21T09:36:36Z">
        <w:r>
          <w:rPr>
            <w:rFonts w:hint="default"/>
            <w:sz w:val="24"/>
            <w:szCs w:val="24"/>
            <w:lang w:val="en-US"/>
          </w:rPr>
          <w:t>w</w:t>
        </w:r>
      </w:ins>
      <w:ins w:id="689" w:author="Sergii" w:date="2026-10-21T09:36:37Z">
        <w:r>
          <w:rPr>
            <w:rFonts w:hint="default"/>
            <w:sz w:val="24"/>
            <w:szCs w:val="24"/>
            <w:lang w:val="en-US"/>
          </w:rPr>
          <w:t xml:space="preserve">ith </w:t>
        </w:r>
      </w:ins>
      <w:ins w:id="690" w:author="Sergii" w:date="2026-10-21T09:36:40Z">
        <w:r>
          <w:rPr>
            <w:rFonts w:hint="default"/>
            <w:sz w:val="24"/>
            <w:szCs w:val="24"/>
            <w:lang w:val="en-US"/>
          </w:rPr>
          <w:t>othe</w:t>
        </w:r>
      </w:ins>
      <w:ins w:id="691" w:author="Sergii" w:date="2026-10-21T09:36:41Z">
        <w:r>
          <w:rPr>
            <w:rFonts w:hint="default"/>
            <w:sz w:val="24"/>
            <w:szCs w:val="24"/>
            <w:lang w:val="en-US"/>
          </w:rPr>
          <w:t>r</w:t>
        </w:r>
      </w:ins>
      <w:ins w:id="692" w:author="Sergii" w:date="2026-10-21T09:36:44Z">
        <w:r>
          <w:rPr>
            <w:rFonts w:hint="default"/>
            <w:sz w:val="24"/>
            <w:szCs w:val="24"/>
            <w:lang w:val="en-US"/>
          </w:rPr>
          <w:t xml:space="preserve"> </w:t>
        </w:r>
      </w:ins>
      <w:ins w:id="693" w:author="Sergii" w:date="2026-10-21T09:36:50Z">
        <w:r>
          <w:rPr>
            <w:rFonts w:hint="default"/>
            <w:sz w:val="24"/>
            <w:szCs w:val="24"/>
            <w:lang w:val="en-US"/>
          </w:rPr>
          <w:t>in</w:t>
        </w:r>
      </w:ins>
      <w:ins w:id="694" w:author="Sergii" w:date="2026-10-21T09:36:52Z">
        <w:r>
          <w:rPr>
            <w:rFonts w:hint="default"/>
            <w:sz w:val="24"/>
            <w:szCs w:val="24"/>
            <w:lang w:val="en-US"/>
          </w:rPr>
          <w:t>sti</w:t>
        </w:r>
      </w:ins>
      <w:ins w:id="695" w:author="Sergii" w:date="2026-10-21T09:36:53Z">
        <w:r>
          <w:rPr>
            <w:rFonts w:hint="default"/>
            <w:sz w:val="24"/>
            <w:szCs w:val="24"/>
            <w:lang w:val="en-US"/>
          </w:rPr>
          <w:t>t</w:t>
        </w:r>
      </w:ins>
      <w:ins w:id="696" w:author="Sergii" w:date="2026-10-21T09:36:54Z">
        <w:r>
          <w:rPr>
            <w:rFonts w:hint="default"/>
            <w:sz w:val="24"/>
            <w:szCs w:val="24"/>
            <w:lang w:val="en-US"/>
          </w:rPr>
          <w:t>u</w:t>
        </w:r>
      </w:ins>
      <w:ins w:id="697" w:author="Sergii" w:date="2026-10-21T09:36:55Z">
        <w:r>
          <w:rPr>
            <w:rFonts w:hint="default"/>
            <w:sz w:val="24"/>
            <w:szCs w:val="24"/>
            <w:lang w:val="en-US"/>
          </w:rPr>
          <w:t>tio</w:t>
        </w:r>
      </w:ins>
      <w:ins w:id="698" w:author="Sergii" w:date="2026-10-21T09:36:56Z">
        <w:r>
          <w:rPr>
            <w:rFonts w:hint="default"/>
            <w:sz w:val="24"/>
            <w:szCs w:val="24"/>
            <w:lang w:val="en-US"/>
          </w:rPr>
          <w:t>ns</w:t>
        </w:r>
      </w:ins>
      <w:ins w:id="699" w:author="Sergii" w:date="2026-10-21T09:36:58Z">
        <w:r>
          <w:rPr>
            <w:rFonts w:hint="default"/>
            <w:sz w:val="24"/>
            <w:szCs w:val="24"/>
            <w:lang w:val="en-US"/>
          </w:rPr>
          <w:t xml:space="preserve"> </w:t>
        </w:r>
      </w:ins>
      <w:ins w:id="700" w:author="Sergii" w:date="2026-10-21T09:37:05Z">
        <w:r>
          <w:rPr>
            <w:rFonts w:hint="default"/>
            <w:sz w:val="24"/>
            <w:szCs w:val="24"/>
            <w:lang w:val="en-US"/>
          </w:rPr>
          <w:t>such</w:t>
        </w:r>
      </w:ins>
      <w:ins w:id="701" w:author="Sergii" w:date="2026-10-21T09:37:06Z">
        <w:r>
          <w:rPr>
            <w:rFonts w:hint="default"/>
            <w:sz w:val="24"/>
            <w:szCs w:val="24"/>
            <w:lang w:val="en-US"/>
          </w:rPr>
          <w:t xml:space="preserve"> </w:t>
        </w:r>
      </w:ins>
      <w:ins w:id="702" w:author="Sergii" w:date="2026-10-21T09:37:07Z">
        <w:r>
          <w:rPr>
            <w:rFonts w:hint="default"/>
            <w:sz w:val="24"/>
            <w:szCs w:val="24"/>
            <w:lang w:val="en-US"/>
          </w:rPr>
          <w:t xml:space="preserve">as </w:t>
        </w:r>
      </w:ins>
      <w:ins w:id="703" w:author="Sergii" w:date="2026-10-21T09:37:08Z">
        <w:r>
          <w:rPr>
            <w:rFonts w:hint="default"/>
            <w:sz w:val="24"/>
            <w:szCs w:val="24"/>
            <w:lang w:val="en-US"/>
          </w:rPr>
          <w:t>Du</w:t>
        </w:r>
      </w:ins>
      <w:ins w:id="704" w:author="Sergii" w:date="2026-10-21T09:37:09Z">
        <w:r>
          <w:rPr>
            <w:rFonts w:hint="default"/>
            <w:sz w:val="24"/>
            <w:szCs w:val="24"/>
            <w:lang w:val="en-US"/>
          </w:rPr>
          <w:t>bli</w:t>
        </w:r>
      </w:ins>
      <w:ins w:id="705" w:author="Sergii" w:date="2026-10-21T09:37:10Z">
        <w:r>
          <w:rPr>
            <w:rFonts w:hint="default"/>
            <w:sz w:val="24"/>
            <w:szCs w:val="24"/>
            <w:lang w:val="en-US"/>
          </w:rPr>
          <w:t xml:space="preserve">n </w:t>
        </w:r>
      </w:ins>
      <w:ins w:id="706" w:author="Sergii" w:date="2026-10-21T09:37:15Z">
        <w:r>
          <w:rPr>
            <w:rFonts w:hint="default"/>
            <w:sz w:val="24"/>
            <w:szCs w:val="24"/>
            <w:lang w:val="en-US"/>
          </w:rPr>
          <w:t>Bu</w:t>
        </w:r>
      </w:ins>
      <w:ins w:id="707" w:author="Sergii" w:date="2026-10-21T09:37:19Z">
        <w:r>
          <w:rPr>
            <w:rFonts w:hint="default"/>
            <w:sz w:val="24"/>
            <w:szCs w:val="24"/>
            <w:lang w:val="en-US"/>
          </w:rPr>
          <w:t>si</w:t>
        </w:r>
      </w:ins>
      <w:ins w:id="708" w:author="Sergii" w:date="2026-10-21T09:37:20Z">
        <w:r>
          <w:rPr>
            <w:rFonts w:hint="default"/>
            <w:sz w:val="24"/>
            <w:szCs w:val="24"/>
            <w:lang w:val="en-US"/>
          </w:rPr>
          <w:t>ne</w:t>
        </w:r>
      </w:ins>
      <w:ins w:id="709" w:author="Sergii" w:date="2026-10-21T09:37:21Z">
        <w:r>
          <w:rPr>
            <w:rFonts w:hint="default"/>
            <w:sz w:val="24"/>
            <w:szCs w:val="24"/>
            <w:lang w:val="en-US"/>
          </w:rPr>
          <w:t xml:space="preserve">ss </w:t>
        </w:r>
      </w:ins>
      <w:ins w:id="710" w:author="Sergii" w:date="2026-10-21T09:37:22Z">
        <w:r>
          <w:rPr>
            <w:rFonts w:hint="default"/>
            <w:sz w:val="24"/>
            <w:szCs w:val="24"/>
            <w:lang w:val="en-US"/>
          </w:rPr>
          <w:t>S</w:t>
        </w:r>
      </w:ins>
      <w:ins w:id="711" w:author="Sergii" w:date="2026-10-21T09:37:24Z">
        <w:r>
          <w:rPr>
            <w:rFonts w:hint="default"/>
            <w:sz w:val="24"/>
            <w:szCs w:val="24"/>
            <w:lang w:val="en-US"/>
          </w:rPr>
          <w:t>ch</w:t>
        </w:r>
      </w:ins>
      <w:ins w:id="712" w:author="Sergii" w:date="2026-10-21T09:37:25Z">
        <w:r>
          <w:rPr>
            <w:rFonts w:hint="default"/>
            <w:sz w:val="24"/>
            <w:szCs w:val="24"/>
            <w:lang w:val="en-US"/>
          </w:rPr>
          <w:t>oo</w:t>
        </w:r>
      </w:ins>
      <w:ins w:id="713" w:author="Sergii" w:date="2026-10-21T09:37:26Z">
        <w:r>
          <w:rPr>
            <w:rFonts w:hint="default"/>
            <w:sz w:val="24"/>
            <w:szCs w:val="24"/>
            <w:lang w:val="en-US"/>
          </w:rPr>
          <w:t>l</w:t>
        </w:r>
      </w:ins>
      <w:ins w:id="714" w:author="Sergii" w:date="2026-10-21T09:37:27Z">
        <w:r>
          <w:rPr>
            <w:rFonts w:hint="default"/>
            <w:sz w:val="24"/>
            <w:szCs w:val="24"/>
            <w:lang w:val="en-US"/>
          </w:rPr>
          <w:t xml:space="preserve"> (</w:t>
        </w:r>
      </w:ins>
      <w:ins w:id="715" w:author="Sergii" w:date="2026-10-21T09:37:28Z">
        <w:r>
          <w:rPr>
            <w:rFonts w:hint="default"/>
            <w:sz w:val="24"/>
            <w:szCs w:val="24"/>
            <w:lang w:val="en-US"/>
          </w:rPr>
          <w:t>DB</w:t>
        </w:r>
      </w:ins>
      <w:ins w:id="716" w:author="Sergii" w:date="2026-10-21T09:37:29Z">
        <w:r>
          <w:rPr>
            <w:rFonts w:hint="default"/>
            <w:sz w:val="24"/>
            <w:szCs w:val="24"/>
            <w:lang w:val="en-US"/>
          </w:rPr>
          <w:t>S</w:t>
        </w:r>
      </w:ins>
      <w:ins w:id="717" w:author="Sergii" w:date="2026-10-21T09:37:30Z">
        <w:r>
          <w:rPr>
            <w:rFonts w:hint="default"/>
            <w:sz w:val="24"/>
            <w:szCs w:val="24"/>
            <w:lang w:val="en-US"/>
          </w:rPr>
          <w:t>)</w:t>
        </w:r>
      </w:ins>
      <w:ins w:id="718" w:author="Sergii" w:date="2026-10-21T10:04:02Z">
        <w:r>
          <w:rPr>
            <w:rFonts w:hint="default"/>
            <w:sz w:val="24"/>
            <w:szCs w:val="24"/>
            <w:lang w:val="en-US"/>
          </w:rPr>
          <w:t xml:space="preserve"> or</w:t>
        </w:r>
      </w:ins>
      <w:ins w:id="719" w:author="Sergii" w:date="2026-10-21T09:37:33Z">
        <w:r>
          <w:rPr>
            <w:rFonts w:hint="default"/>
            <w:sz w:val="24"/>
            <w:szCs w:val="24"/>
            <w:lang w:val="en-US"/>
          </w:rPr>
          <w:t xml:space="preserve"> </w:t>
        </w:r>
      </w:ins>
      <w:ins w:id="720" w:author="Sergii" w:date="2026-10-21T09:37:34Z">
        <w:r>
          <w:rPr>
            <w:rFonts w:hint="default"/>
            <w:sz w:val="24"/>
            <w:szCs w:val="24"/>
            <w:lang w:val="en-US"/>
          </w:rPr>
          <w:t>Nat</w:t>
        </w:r>
      </w:ins>
      <w:ins w:id="721" w:author="Sergii" w:date="2026-10-21T09:37:35Z">
        <w:r>
          <w:rPr>
            <w:rFonts w:hint="default"/>
            <w:sz w:val="24"/>
            <w:szCs w:val="24"/>
            <w:lang w:val="en-US"/>
          </w:rPr>
          <w:t>i</w:t>
        </w:r>
      </w:ins>
      <w:ins w:id="722" w:author="Sergii" w:date="2026-10-21T09:37:36Z">
        <w:r>
          <w:rPr>
            <w:rFonts w:hint="default"/>
            <w:sz w:val="24"/>
            <w:szCs w:val="24"/>
            <w:lang w:val="en-US"/>
          </w:rPr>
          <w:t>ona</w:t>
        </w:r>
      </w:ins>
      <w:ins w:id="723" w:author="Sergii" w:date="2026-10-21T09:37:37Z">
        <w:r>
          <w:rPr>
            <w:rFonts w:hint="default"/>
            <w:sz w:val="24"/>
            <w:szCs w:val="24"/>
            <w:lang w:val="en-US"/>
          </w:rPr>
          <w:t xml:space="preserve">l </w:t>
        </w:r>
      </w:ins>
      <w:ins w:id="724" w:author="Sergii" w:date="2026-10-21T09:37:38Z">
        <w:r>
          <w:rPr>
            <w:rFonts w:hint="default"/>
            <w:sz w:val="24"/>
            <w:szCs w:val="24"/>
            <w:lang w:val="en-US"/>
          </w:rPr>
          <w:t>Co</w:t>
        </w:r>
      </w:ins>
      <w:ins w:id="725" w:author="Sergii" w:date="2026-10-21T09:37:39Z">
        <w:r>
          <w:rPr>
            <w:rFonts w:hint="default"/>
            <w:sz w:val="24"/>
            <w:szCs w:val="24"/>
            <w:lang w:val="en-US"/>
          </w:rPr>
          <w:t>lle</w:t>
        </w:r>
      </w:ins>
      <w:ins w:id="726" w:author="Sergii" w:date="2026-10-21T09:37:40Z">
        <w:r>
          <w:rPr>
            <w:rFonts w:hint="default"/>
            <w:sz w:val="24"/>
            <w:szCs w:val="24"/>
            <w:lang w:val="en-US"/>
          </w:rPr>
          <w:t xml:space="preserve">ge </w:t>
        </w:r>
      </w:ins>
      <w:ins w:id="727" w:author="Sergii" w:date="2026-10-21T09:37:41Z">
        <w:r>
          <w:rPr>
            <w:rFonts w:hint="default"/>
            <w:sz w:val="24"/>
            <w:szCs w:val="24"/>
            <w:lang w:val="en-US"/>
          </w:rPr>
          <w:t>of</w:t>
        </w:r>
      </w:ins>
      <w:ins w:id="728" w:author="Sergii" w:date="2026-10-21T09:37:42Z">
        <w:r>
          <w:rPr>
            <w:rFonts w:hint="default"/>
            <w:sz w:val="24"/>
            <w:szCs w:val="24"/>
            <w:lang w:val="en-US"/>
          </w:rPr>
          <w:t xml:space="preserve"> I</w:t>
        </w:r>
      </w:ins>
      <w:ins w:id="729" w:author="Sergii" w:date="2026-10-21T09:37:43Z">
        <w:r>
          <w:rPr>
            <w:rFonts w:hint="default"/>
            <w:sz w:val="24"/>
            <w:szCs w:val="24"/>
            <w:lang w:val="en-US"/>
          </w:rPr>
          <w:t>re</w:t>
        </w:r>
      </w:ins>
      <w:ins w:id="730" w:author="Sergii" w:date="2026-10-21T09:37:44Z">
        <w:r>
          <w:rPr>
            <w:rFonts w:hint="default"/>
            <w:sz w:val="24"/>
            <w:szCs w:val="24"/>
            <w:lang w:val="en-US"/>
          </w:rPr>
          <w:t>lan</w:t>
        </w:r>
      </w:ins>
      <w:ins w:id="731" w:author="Sergii" w:date="2026-10-21T09:37:45Z">
        <w:r>
          <w:rPr>
            <w:rFonts w:hint="default"/>
            <w:sz w:val="24"/>
            <w:szCs w:val="24"/>
            <w:lang w:val="en-US"/>
          </w:rPr>
          <w:t>d</w:t>
        </w:r>
      </w:ins>
      <w:ins w:id="732" w:author="Sergii" w:date="2026-10-21T09:37:46Z">
        <w:r>
          <w:rPr>
            <w:rFonts w:hint="default"/>
            <w:sz w:val="24"/>
            <w:szCs w:val="24"/>
            <w:lang w:val="en-US"/>
          </w:rPr>
          <w:t xml:space="preserve"> (</w:t>
        </w:r>
      </w:ins>
      <w:ins w:id="733" w:author="Sergii" w:date="2026-10-21T09:37:47Z">
        <w:r>
          <w:rPr>
            <w:rFonts w:hint="default"/>
            <w:sz w:val="24"/>
            <w:szCs w:val="24"/>
            <w:lang w:val="en-US"/>
          </w:rPr>
          <w:t>N</w:t>
        </w:r>
      </w:ins>
      <w:ins w:id="734" w:author="Sergii" w:date="2026-10-21T09:37:48Z">
        <w:r>
          <w:rPr>
            <w:rFonts w:hint="default"/>
            <w:sz w:val="24"/>
            <w:szCs w:val="24"/>
            <w:lang w:val="en-US"/>
          </w:rPr>
          <w:t>CI</w:t>
        </w:r>
      </w:ins>
      <w:ins w:id="735" w:author="Sergii" w:date="2026-10-21T09:37:49Z">
        <w:r>
          <w:rPr>
            <w:rFonts w:hint="default"/>
            <w:sz w:val="24"/>
            <w:szCs w:val="24"/>
            <w:lang w:val="en-US"/>
          </w:rPr>
          <w:t>)</w:t>
        </w:r>
      </w:ins>
      <w:ins w:id="736" w:author="Sergii" w:date="2026-10-21T09:37:52Z">
        <w:r>
          <w:rPr>
            <w:rFonts w:hint="default"/>
            <w:sz w:val="24"/>
            <w:szCs w:val="24"/>
            <w:lang w:val="en-US"/>
          </w:rPr>
          <w:t xml:space="preserve">, </w:t>
        </w:r>
      </w:ins>
      <w:ins w:id="737" w:author="Sergii" w:date="2026-10-21T09:37:53Z">
        <w:r>
          <w:rPr>
            <w:rFonts w:hint="default"/>
            <w:sz w:val="24"/>
            <w:szCs w:val="24"/>
            <w:lang w:val="en-US"/>
          </w:rPr>
          <w:t>and</w:t>
        </w:r>
      </w:ins>
      <w:ins w:id="738" w:author="Sergii" w:date="2026-10-21T09:37:54Z">
        <w:r>
          <w:rPr>
            <w:rFonts w:hint="default"/>
            <w:sz w:val="24"/>
            <w:szCs w:val="24"/>
            <w:lang w:val="en-US"/>
          </w:rPr>
          <w:t xml:space="preserve"> </w:t>
        </w:r>
      </w:ins>
      <w:ins w:id="739" w:author="Sergii" w:date="2026-10-21T09:37:55Z">
        <w:r>
          <w:rPr>
            <w:rFonts w:hint="default"/>
            <w:sz w:val="24"/>
            <w:szCs w:val="24"/>
            <w:lang w:val="en-US"/>
          </w:rPr>
          <w:t>Un</w:t>
        </w:r>
      </w:ins>
      <w:ins w:id="740" w:author="Sergii" w:date="2026-10-21T09:37:56Z">
        <w:r>
          <w:rPr>
            <w:rFonts w:hint="default"/>
            <w:sz w:val="24"/>
            <w:szCs w:val="24"/>
            <w:lang w:val="en-US"/>
          </w:rPr>
          <w:t>i</w:t>
        </w:r>
      </w:ins>
      <w:ins w:id="741" w:author="Sergii" w:date="2026-10-21T09:37:57Z">
        <w:r>
          <w:rPr>
            <w:rFonts w:hint="default"/>
            <w:sz w:val="24"/>
            <w:szCs w:val="24"/>
            <w:lang w:val="en-US"/>
          </w:rPr>
          <w:t>ver</w:t>
        </w:r>
      </w:ins>
      <w:ins w:id="742" w:author="Sergii" w:date="2026-10-21T09:37:58Z">
        <w:r>
          <w:rPr>
            <w:rFonts w:hint="default"/>
            <w:sz w:val="24"/>
            <w:szCs w:val="24"/>
            <w:lang w:val="en-US"/>
          </w:rPr>
          <w:t>sit</w:t>
        </w:r>
      </w:ins>
      <w:ins w:id="743" w:author="Sergii" w:date="2026-10-21T09:37:59Z">
        <w:r>
          <w:rPr>
            <w:rFonts w:hint="default"/>
            <w:sz w:val="24"/>
            <w:szCs w:val="24"/>
            <w:lang w:val="en-US"/>
          </w:rPr>
          <w:t>y C</w:t>
        </w:r>
      </w:ins>
      <w:ins w:id="744" w:author="Sergii" w:date="2026-10-21T09:38:00Z">
        <w:r>
          <w:rPr>
            <w:rFonts w:hint="default"/>
            <w:sz w:val="24"/>
            <w:szCs w:val="24"/>
            <w:lang w:val="en-US"/>
          </w:rPr>
          <w:t>o</w:t>
        </w:r>
      </w:ins>
      <w:ins w:id="745" w:author="Sergii" w:date="2026-10-21T09:38:01Z">
        <w:r>
          <w:rPr>
            <w:rFonts w:hint="default"/>
            <w:sz w:val="24"/>
            <w:szCs w:val="24"/>
            <w:lang w:val="en-US"/>
          </w:rPr>
          <w:t>lle</w:t>
        </w:r>
      </w:ins>
      <w:ins w:id="746" w:author="Sergii" w:date="2026-10-21T09:38:03Z">
        <w:r>
          <w:rPr>
            <w:rFonts w:hint="default"/>
            <w:sz w:val="24"/>
            <w:szCs w:val="24"/>
            <w:lang w:val="en-US"/>
          </w:rPr>
          <w:t>ge</w:t>
        </w:r>
      </w:ins>
      <w:ins w:id="747" w:author="Sergii" w:date="2026-10-21T09:38:06Z">
        <w:r>
          <w:rPr>
            <w:rFonts w:hint="default"/>
            <w:sz w:val="24"/>
            <w:szCs w:val="24"/>
            <w:lang w:val="en-US"/>
          </w:rPr>
          <w:t xml:space="preserve"> </w:t>
        </w:r>
      </w:ins>
      <w:ins w:id="748" w:author="Sergii" w:date="2026-10-21T09:38:07Z">
        <w:r>
          <w:rPr>
            <w:rFonts w:hint="default"/>
            <w:sz w:val="24"/>
            <w:szCs w:val="24"/>
            <w:lang w:val="en-US"/>
          </w:rPr>
          <w:t>Dub</w:t>
        </w:r>
      </w:ins>
      <w:ins w:id="749" w:author="Sergii" w:date="2026-10-21T09:38:08Z">
        <w:r>
          <w:rPr>
            <w:rFonts w:hint="default"/>
            <w:sz w:val="24"/>
            <w:szCs w:val="24"/>
            <w:lang w:val="en-US"/>
          </w:rPr>
          <w:t>lin</w:t>
        </w:r>
      </w:ins>
      <w:ins w:id="750" w:author="Sergii" w:date="2026-10-21T09:38:09Z">
        <w:r>
          <w:rPr>
            <w:rFonts w:hint="default"/>
            <w:sz w:val="24"/>
            <w:szCs w:val="24"/>
            <w:lang w:val="en-US"/>
          </w:rPr>
          <w:t xml:space="preserve"> (</w:t>
        </w:r>
      </w:ins>
      <w:ins w:id="751" w:author="Sergii" w:date="2026-10-21T09:38:10Z">
        <w:r>
          <w:rPr>
            <w:rFonts w:hint="default"/>
            <w:sz w:val="24"/>
            <w:szCs w:val="24"/>
            <w:lang w:val="en-US"/>
          </w:rPr>
          <w:t>UCD</w:t>
        </w:r>
      </w:ins>
      <w:ins w:id="752" w:author="Sergii" w:date="2026-10-21T09:38:12Z">
        <w:r>
          <w:rPr>
            <w:rFonts w:hint="default"/>
            <w:sz w:val="24"/>
            <w:szCs w:val="24"/>
            <w:lang w:val="en-US"/>
          </w:rPr>
          <w:t>)</w:t>
        </w:r>
      </w:ins>
      <w:ins w:id="753" w:author="Sergii" w:date="2026-10-21T10:03:33Z">
        <w:r>
          <w:rPr>
            <w:rFonts w:hint="default"/>
            <w:sz w:val="24"/>
            <w:szCs w:val="24"/>
            <w:lang w:val="en-US"/>
          </w:rPr>
          <w:t xml:space="preserve">, </w:t>
        </w:r>
      </w:ins>
      <w:ins w:id="754" w:author="Sergii" w:date="2026-10-21T10:03:34Z">
        <w:r>
          <w:rPr>
            <w:rFonts w:hint="default"/>
            <w:sz w:val="24"/>
            <w:szCs w:val="24"/>
            <w:lang w:val="en-US"/>
          </w:rPr>
          <w:t>e</w:t>
        </w:r>
      </w:ins>
      <w:ins w:id="755" w:author="Sergii" w:date="2026-10-21T10:03:35Z">
        <w:r>
          <w:rPr>
            <w:rFonts w:hint="default"/>
            <w:sz w:val="24"/>
            <w:szCs w:val="24"/>
            <w:lang w:val="en-US"/>
          </w:rPr>
          <w:t>t</w:t>
        </w:r>
      </w:ins>
      <w:ins w:id="756" w:author="Sergii" w:date="2026-10-21T10:03:36Z">
        <w:r>
          <w:rPr>
            <w:rFonts w:hint="default"/>
            <w:sz w:val="24"/>
            <w:szCs w:val="24"/>
            <w:lang w:val="en-US"/>
          </w:rPr>
          <w:t>c</w:t>
        </w:r>
      </w:ins>
      <w:ins w:id="757" w:author="Sergii" w:date="2026-10-21T10:03:37Z">
        <w:r>
          <w:rPr>
            <w:rFonts w:hint="default"/>
            <w:sz w:val="24"/>
            <w:szCs w:val="24"/>
            <w:lang w:val="en-US"/>
          </w:rPr>
          <w:t>.</w:t>
        </w:r>
      </w:ins>
      <w:ins w:id="758" w:author="Sergii" w:date="2026-10-21T09:38:12Z">
        <w:r>
          <w:rPr>
            <w:rFonts w:hint="default"/>
            <w:sz w:val="24"/>
            <w:szCs w:val="24"/>
            <w:lang w:val="en-US"/>
          </w:rPr>
          <w:t xml:space="preserve"> </w:t>
        </w:r>
      </w:ins>
      <w:ins w:id="759" w:author="Sergii" w:date="2026-10-21T10:03:43Z">
        <w:r>
          <w:rPr>
            <w:rFonts w:hint="default"/>
            <w:sz w:val="24"/>
            <w:szCs w:val="24"/>
            <w:lang w:val="en-US"/>
          </w:rPr>
          <w:t>Th</w:t>
        </w:r>
      </w:ins>
      <w:ins w:id="760" w:author="Sergii" w:date="2026-10-21T10:03:46Z">
        <w:r>
          <w:rPr>
            <w:rFonts w:hint="default"/>
            <w:sz w:val="24"/>
            <w:szCs w:val="24"/>
            <w:lang w:val="en-US"/>
          </w:rPr>
          <w:t>ey</w:t>
        </w:r>
      </w:ins>
      <w:ins w:id="761" w:author="Sergii" w:date="2026-10-21T10:03:47Z">
        <w:r>
          <w:rPr>
            <w:rFonts w:hint="default"/>
            <w:sz w:val="24"/>
            <w:szCs w:val="24"/>
            <w:lang w:val="en-US"/>
          </w:rPr>
          <w:t xml:space="preserve"> a</w:t>
        </w:r>
      </w:ins>
      <w:ins w:id="762" w:author="Sergii" w:date="2026-10-21T10:03:48Z">
        <w:r>
          <w:rPr>
            <w:rFonts w:hint="default"/>
            <w:sz w:val="24"/>
            <w:szCs w:val="24"/>
            <w:lang w:val="en-US"/>
          </w:rPr>
          <w:t>ll</w:t>
        </w:r>
      </w:ins>
      <w:ins w:id="763" w:author="Sergii" w:date="2026-10-21T10:03:49Z">
        <w:r>
          <w:rPr>
            <w:rFonts w:hint="default"/>
            <w:sz w:val="24"/>
            <w:szCs w:val="24"/>
            <w:lang w:val="en-US"/>
          </w:rPr>
          <w:t xml:space="preserve"> </w:t>
        </w:r>
      </w:ins>
      <w:ins w:id="764" w:author="Sergii" w:date="2026-10-21T10:03:51Z">
        <w:r>
          <w:rPr>
            <w:rFonts w:hint="default"/>
            <w:sz w:val="24"/>
            <w:szCs w:val="24"/>
            <w:lang w:val="en-US"/>
          </w:rPr>
          <w:t>tr</w:t>
        </w:r>
      </w:ins>
      <w:ins w:id="765" w:author="Sergii" w:date="2026-10-21T10:03:52Z">
        <w:r>
          <w:rPr>
            <w:rFonts w:hint="default"/>
            <w:sz w:val="24"/>
            <w:szCs w:val="24"/>
            <w:lang w:val="en-US"/>
          </w:rPr>
          <w:t xml:space="preserve">y </w:t>
        </w:r>
      </w:ins>
      <w:ins w:id="766" w:author="Sergii" w:date="2026-10-21T09:38:13Z">
        <w:r>
          <w:rPr>
            <w:rFonts w:hint="default"/>
            <w:sz w:val="24"/>
            <w:szCs w:val="24"/>
            <w:lang w:val="en-US"/>
          </w:rPr>
          <w:t>to</w:t>
        </w:r>
      </w:ins>
      <w:ins w:id="767" w:author="Sergii" w:date="2026-10-21T09:38:15Z">
        <w:r>
          <w:rPr>
            <w:rFonts w:hint="default"/>
            <w:sz w:val="24"/>
            <w:szCs w:val="24"/>
            <w:lang w:val="en-US"/>
          </w:rPr>
          <w:t xml:space="preserve"> a</w:t>
        </w:r>
      </w:ins>
      <w:ins w:id="768" w:author="Sergii" w:date="2026-10-21T09:38:16Z">
        <w:r>
          <w:rPr>
            <w:rFonts w:hint="default"/>
            <w:sz w:val="24"/>
            <w:szCs w:val="24"/>
            <w:lang w:val="en-US"/>
          </w:rPr>
          <w:t>t</w:t>
        </w:r>
      </w:ins>
      <w:ins w:id="769" w:author="Sergii" w:date="2026-10-21T09:38:17Z">
        <w:r>
          <w:rPr>
            <w:rFonts w:hint="default"/>
            <w:sz w:val="24"/>
            <w:szCs w:val="24"/>
            <w:lang w:val="en-US"/>
          </w:rPr>
          <w:t>tr</w:t>
        </w:r>
      </w:ins>
      <w:ins w:id="770" w:author="Sergii" w:date="2026-10-21T09:38:18Z">
        <w:r>
          <w:rPr>
            <w:rFonts w:hint="default"/>
            <w:sz w:val="24"/>
            <w:szCs w:val="24"/>
            <w:lang w:val="en-US"/>
          </w:rPr>
          <w:t>act</w:t>
        </w:r>
      </w:ins>
      <w:ins w:id="771" w:author="Sergii" w:date="2026-10-21T09:38:19Z">
        <w:r>
          <w:rPr>
            <w:rFonts w:hint="default"/>
            <w:sz w:val="24"/>
            <w:szCs w:val="24"/>
            <w:lang w:val="en-US"/>
          </w:rPr>
          <w:t xml:space="preserve"> bo</w:t>
        </w:r>
      </w:ins>
      <w:ins w:id="772" w:author="Sergii" w:date="2026-10-21T09:38:20Z">
        <w:r>
          <w:rPr>
            <w:rFonts w:hint="default"/>
            <w:sz w:val="24"/>
            <w:szCs w:val="24"/>
            <w:lang w:val="en-US"/>
          </w:rPr>
          <w:t>th</w:t>
        </w:r>
      </w:ins>
      <w:ins w:id="773" w:author="Sergii" w:date="2026-10-21T09:38:23Z">
        <w:r>
          <w:rPr>
            <w:rFonts w:hint="default"/>
            <w:sz w:val="24"/>
            <w:szCs w:val="24"/>
            <w:lang w:val="en-US"/>
          </w:rPr>
          <w:t xml:space="preserve"> </w:t>
        </w:r>
      </w:ins>
      <w:ins w:id="774" w:author="Sergii" w:date="2026-10-21T09:38:24Z">
        <w:r>
          <w:rPr>
            <w:rFonts w:hint="default"/>
            <w:sz w:val="24"/>
            <w:szCs w:val="24"/>
            <w:lang w:val="en-US"/>
          </w:rPr>
          <w:t>loc</w:t>
        </w:r>
      </w:ins>
      <w:ins w:id="775" w:author="Sergii" w:date="2026-10-21T09:38:25Z">
        <w:r>
          <w:rPr>
            <w:rFonts w:hint="default"/>
            <w:sz w:val="24"/>
            <w:szCs w:val="24"/>
            <w:lang w:val="en-US"/>
          </w:rPr>
          <w:t>al</w:t>
        </w:r>
      </w:ins>
      <w:ins w:id="776" w:author="Sergii" w:date="2026-10-21T09:38:26Z">
        <w:r>
          <w:rPr>
            <w:rFonts w:hint="default"/>
            <w:sz w:val="24"/>
            <w:szCs w:val="24"/>
            <w:lang w:val="en-US"/>
          </w:rPr>
          <w:t xml:space="preserve"> a</w:t>
        </w:r>
      </w:ins>
      <w:ins w:id="777" w:author="Sergii" w:date="2026-10-21T09:38:27Z">
        <w:r>
          <w:rPr>
            <w:rFonts w:hint="default"/>
            <w:sz w:val="24"/>
            <w:szCs w:val="24"/>
            <w:lang w:val="en-US"/>
          </w:rPr>
          <w:t xml:space="preserve">nd </w:t>
        </w:r>
      </w:ins>
      <w:ins w:id="778" w:author="Sergii" w:date="2026-10-21T09:38:28Z">
        <w:r>
          <w:rPr>
            <w:rFonts w:hint="default"/>
            <w:sz w:val="24"/>
            <w:szCs w:val="24"/>
            <w:lang w:val="en-US"/>
          </w:rPr>
          <w:t>in</w:t>
        </w:r>
      </w:ins>
      <w:ins w:id="779" w:author="Sergii" w:date="2026-10-21T09:38:29Z">
        <w:r>
          <w:rPr>
            <w:rFonts w:hint="default"/>
            <w:sz w:val="24"/>
            <w:szCs w:val="24"/>
            <w:lang w:val="en-US"/>
          </w:rPr>
          <w:t>tern</w:t>
        </w:r>
      </w:ins>
      <w:ins w:id="780" w:author="Sergii" w:date="2026-10-21T09:38:30Z">
        <w:r>
          <w:rPr>
            <w:rFonts w:hint="default"/>
            <w:sz w:val="24"/>
            <w:szCs w:val="24"/>
            <w:lang w:val="en-US"/>
          </w:rPr>
          <w:t>atio</w:t>
        </w:r>
      </w:ins>
      <w:ins w:id="781" w:author="Sergii" w:date="2026-10-21T09:38:31Z">
        <w:r>
          <w:rPr>
            <w:rFonts w:hint="default"/>
            <w:sz w:val="24"/>
            <w:szCs w:val="24"/>
            <w:lang w:val="en-US"/>
          </w:rPr>
          <w:t>na</w:t>
        </w:r>
      </w:ins>
      <w:ins w:id="782" w:author="Sergii" w:date="2026-10-21T09:38:32Z">
        <w:r>
          <w:rPr>
            <w:rFonts w:hint="default"/>
            <w:sz w:val="24"/>
            <w:szCs w:val="24"/>
            <w:lang w:val="en-US"/>
          </w:rPr>
          <w:t xml:space="preserve">l </w:t>
        </w:r>
      </w:ins>
      <w:ins w:id="783" w:author="Sergii" w:date="2026-10-21T09:38:33Z">
        <w:r>
          <w:rPr>
            <w:rFonts w:hint="default"/>
            <w:sz w:val="24"/>
            <w:szCs w:val="24"/>
            <w:lang w:val="en-US"/>
          </w:rPr>
          <w:t>stu</w:t>
        </w:r>
      </w:ins>
      <w:ins w:id="784" w:author="Sergii" w:date="2026-10-21T09:38:34Z">
        <w:r>
          <w:rPr>
            <w:rFonts w:hint="default"/>
            <w:sz w:val="24"/>
            <w:szCs w:val="24"/>
            <w:lang w:val="en-US"/>
          </w:rPr>
          <w:t>den</w:t>
        </w:r>
      </w:ins>
      <w:ins w:id="785" w:author="Sergii" w:date="2026-10-21T09:38:35Z">
        <w:r>
          <w:rPr>
            <w:rFonts w:hint="default"/>
            <w:sz w:val="24"/>
            <w:szCs w:val="24"/>
            <w:lang w:val="en-US"/>
          </w:rPr>
          <w:t>ts</w:t>
        </w:r>
      </w:ins>
      <w:ins w:id="786" w:author="Sergii" w:date="2026-10-21T09:38:36Z">
        <w:r>
          <w:rPr>
            <w:rFonts w:hint="default"/>
            <w:sz w:val="24"/>
            <w:szCs w:val="24"/>
            <w:lang w:val="en-US"/>
          </w:rPr>
          <w:t>.</w:t>
        </w:r>
      </w:ins>
    </w:p>
    <w:p w14:paraId="7D346A5E">
      <w:pPr>
        <w:spacing w:line="360" w:lineRule="auto"/>
        <w:rPr>
          <w:del w:id="788" w:author="Sergii" w:date="2026-10-21T11:27:39Z"/>
          <w:sz w:val="24"/>
          <w:szCs w:val="24"/>
          <w:lang w:val="en-US"/>
          <w:rPrChange w:id="789" w:author="Sergii" w:date="2026-10-14T11:40:01Z">
            <w:rPr>
              <w:del w:id="790" w:author="Sergii" w:date="2026-10-21T11:27:39Z"/>
            </w:rPr>
          </w:rPrChange>
        </w:rPr>
        <w:pPrChange w:id="787" w:author="Sergii" w:date="2026-10-14T11:40:17Z">
          <w:pPr/>
        </w:pPrChange>
      </w:pPr>
      <w:ins w:id="791" w:author="Sergii" w:date="2026-10-21T09:38:42Z">
        <w:r>
          <w:rPr>
            <w:rFonts w:hint="default"/>
            <w:sz w:val="24"/>
            <w:szCs w:val="24"/>
            <w:lang w:val="en-US"/>
          </w:rPr>
          <w:t>Fr</w:t>
        </w:r>
      </w:ins>
      <w:ins w:id="792" w:author="Sergii" w:date="2026-10-21T09:38:43Z">
        <w:r>
          <w:rPr>
            <w:rFonts w:hint="default"/>
            <w:sz w:val="24"/>
            <w:szCs w:val="24"/>
            <w:lang w:val="en-US"/>
          </w:rPr>
          <w:t>om</w:t>
        </w:r>
      </w:ins>
      <w:ins w:id="793" w:author="Sergii" w:date="2026-10-21T09:38:44Z">
        <w:r>
          <w:rPr>
            <w:rFonts w:hint="default"/>
            <w:sz w:val="24"/>
            <w:szCs w:val="24"/>
            <w:lang w:val="en-US"/>
          </w:rPr>
          <w:t xml:space="preserve"> </w:t>
        </w:r>
      </w:ins>
      <w:ins w:id="794" w:author="Sergii" w:date="2026-10-21T09:38:45Z">
        <w:r>
          <w:rPr>
            <w:rFonts w:hint="default"/>
            <w:sz w:val="24"/>
            <w:szCs w:val="24"/>
            <w:lang w:val="en-US"/>
          </w:rPr>
          <w:t>a</w:t>
        </w:r>
      </w:ins>
      <w:ins w:id="795" w:author="Sergii" w:date="2026-10-21T09:38:46Z">
        <w:r>
          <w:rPr>
            <w:rFonts w:hint="default"/>
            <w:sz w:val="24"/>
            <w:szCs w:val="24"/>
            <w:lang w:val="en-US"/>
          </w:rPr>
          <w:t xml:space="preserve"> s</w:t>
        </w:r>
      </w:ins>
      <w:ins w:id="796" w:author="Sergii" w:date="2026-10-21T09:38:47Z">
        <w:r>
          <w:rPr>
            <w:rFonts w:hint="default"/>
            <w:sz w:val="24"/>
            <w:szCs w:val="24"/>
            <w:lang w:val="en-US"/>
          </w:rPr>
          <w:t>tra</w:t>
        </w:r>
      </w:ins>
      <w:ins w:id="797" w:author="Sergii" w:date="2026-10-21T09:38:48Z">
        <w:r>
          <w:rPr>
            <w:rFonts w:hint="default"/>
            <w:sz w:val="24"/>
            <w:szCs w:val="24"/>
            <w:lang w:val="en-US"/>
          </w:rPr>
          <w:t>te</w:t>
        </w:r>
      </w:ins>
      <w:ins w:id="798" w:author="Sergii" w:date="2026-10-21T09:38:49Z">
        <w:r>
          <w:rPr>
            <w:rFonts w:hint="default"/>
            <w:sz w:val="24"/>
            <w:szCs w:val="24"/>
            <w:lang w:val="en-US"/>
          </w:rPr>
          <w:t>gi</w:t>
        </w:r>
      </w:ins>
      <w:ins w:id="799" w:author="Sergii" w:date="2026-10-21T09:38:51Z">
        <w:r>
          <w:rPr>
            <w:rFonts w:hint="default"/>
            <w:sz w:val="24"/>
            <w:szCs w:val="24"/>
            <w:lang w:val="en-US"/>
          </w:rPr>
          <w:t>c</w:t>
        </w:r>
      </w:ins>
      <w:ins w:id="800" w:author="Sergii" w:date="2026-10-21T09:38:57Z">
        <w:r>
          <w:rPr>
            <w:rFonts w:hint="default"/>
            <w:sz w:val="24"/>
            <w:szCs w:val="24"/>
            <w:lang w:val="en-US"/>
          </w:rPr>
          <w:t xml:space="preserve"> </w:t>
        </w:r>
      </w:ins>
      <w:ins w:id="801" w:author="Sergii" w:date="2026-10-21T09:39:03Z">
        <w:r>
          <w:rPr>
            <w:rFonts w:hint="default"/>
            <w:sz w:val="24"/>
            <w:szCs w:val="24"/>
            <w:lang w:val="en-US"/>
          </w:rPr>
          <w:t>bu</w:t>
        </w:r>
      </w:ins>
      <w:ins w:id="802" w:author="Sergii" w:date="2026-10-21T09:39:05Z">
        <w:r>
          <w:rPr>
            <w:rFonts w:hint="default"/>
            <w:sz w:val="24"/>
            <w:szCs w:val="24"/>
            <w:lang w:val="en-US"/>
          </w:rPr>
          <w:t>si</w:t>
        </w:r>
      </w:ins>
      <w:ins w:id="803" w:author="Sergii" w:date="2026-10-21T09:39:06Z">
        <w:r>
          <w:rPr>
            <w:rFonts w:hint="default"/>
            <w:sz w:val="24"/>
            <w:szCs w:val="24"/>
            <w:lang w:val="en-US"/>
          </w:rPr>
          <w:t>ne</w:t>
        </w:r>
      </w:ins>
      <w:ins w:id="804" w:author="Sergii" w:date="2026-10-21T09:39:07Z">
        <w:r>
          <w:rPr>
            <w:rFonts w:hint="default"/>
            <w:sz w:val="24"/>
            <w:szCs w:val="24"/>
            <w:lang w:val="en-US"/>
          </w:rPr>
          <w:t xml:space="preserve">ss </w:t>
        </w:r>
      </w:ins>
      <w:ins w:id="805" w:author="Sergii" w:date="2026-10-21T09:39:08Z">
        <w:r>
          <w:rPr>
            <w:rFonts w:hint="default"/>
            <w:sz w:val="24"/>
            <w:szCs w:val="24"/>
            <w:lang w:val="en-US"/>
          </w:rPr>
          <w:t>per</w:t>
        </w:r>
      </w:ins>
      <w:ins w:id="806" w:author="Sergii" w:date="2026-10-21T09:39:09Z">
        <w:r>
          <w:rPr>
            <w:rFonts w:hint="default"/>
            <w:sz w:val="24"/>
            <w:szCs w:val="24"/>
            <w:lang w:val="en-US"/>
          </w:rPr>
          <w:t>spe</w:t>
        </w:r>
      </w:ins>
      <w:ins w:id="807" w:author="Sergii" w:date="2026-10-21T09:39:10Z">
        <w:r>
          <w:rPr>
            <w:rFonts w:hint="default"/>
            <w:sz w:val="24"/>
            <w:szCs w:val="24"/>
            <w:lang w:val="en-US"/>
          </w:rPr>
          <w:t>cti</w:t>
        </w:r>
      </w:ins>
      <w:ins w:id="808" w:author="Sergii" w:date="2026-10-21T09:39:11Z">
        <w:r>
          <w:rPr>
            <w:rFonts w:hint="default"/>
            <w:sz w:val="24"/>
            <w:szCs w:val="24"/>
            <w:lang w:val="en-US"/>
          </w:rPr>
          <w:t>ve</w:t>
        </w:r>
      </w:ins>
      <w:ins w:id="809" w:author="Sergii" w:date="2026-10-21T09:39:13Z">
        <w:r>
          <w:rPr>
            <w:rFonts w:hint="default"/>
            <w:sz w:val="24"/>
            <w:szCs w:val="24"/>
            <w:lang w:val="en-US"/>
          </w:rPr>
          <w:t xml:space="preserve">, </w:t>
        </w:r>
      </w:ins>
      <w:ins w:id="810" w:author="Sergii" w:date="2026-10-21T09:39:14Z">
        <w:r>
          <w:rPr>
            <w:rFonts w:hint="default"/>
            <w:sz w:val="24"/>
            <w:szCs w:val="24"/>
            <w:lang w:val="en-US"/>
          </w:rPr>
          <w:t>C</w:t>
        </w:r>
      </w:ins>
      <w:ins w:id="811" w:author="Sergii" w:date="2026-10-21T09:39:15Z">
        <w:r>
          <w:rPr>
            <w:rFonts w:hint="default"/>
            <w:sz w:val="24"/>
            <w:szCs w:val="24"/>
            <w:lang w:val="en-US"/>
          </w:rPr>
          <w:t>C</w:t>
        </w:r>
      </w:ins>
      <w:ins w:id="812" w:author="Sergii" w:date="2026-10-21T09:39:16Z">
        <w:r>
          <w:rPr>
            <w:rFonts w:hint="default"/>
            <w:sz w:val="24"/>
            <w:szCs w:val="24"/>
            <w:lang w:val="en-US"/>
          </w:rPr>
          <w:t>T</w:t>
        </w:r>
      </w:ins>
      <w:ins w:id="813" w:author="Sergii" w:date="2026-10-21T09:39:17Z">
        <w:r>
          <w:rPr>
            <w:rFonts w:hint="default"/>
            <w:sz w:val="24"/>
            <w:szCs w:val="24"/>
            <w:lang w:val="en-US"/>
          </w:rPr>
          <w:t xml:space="preserve"> </w:t>
        </w:r>
      </w:ins>
      <w:ins w:id="814" w:author="Sergii" w:date="2026-10-21T09:39:37Z">
        <w:r>
          <w:rPr>
            <w:rFonts w:hint="default"/>
            <w:sz w:val="24"/>
            <w:szCs w:val="24"/>
            <w:lang w:val="en-US"/>
          </w:rPr>
          <w:t>Dub</w:t>
        </w:r>
      </w:ins>
      <w:ins w:id="815" w:author="Sergii" w:date="2026-10-21T09:39:38Z">
        <w:r>
          <w:rPr>
            <w:rFonts w:hint="default"/>
            <w:sz w:val="24"/>
            <w:szCs w:val="24"/>
            <w:lang w:val="en-US"/>
          </w:rPr>
          <w:t xml:space="preserve">lin </w:t>
        </w:r>
      </w:ins>
      <w:ins w:id="816" w:author="Sergii" w:date="2026-10-21T09:39:40Z">
        <w:r>
          <w:rPr>
            <w:rFonts w:hint="default"/>
            <w:sz w:val="24"/>
            <w:szCs w:val="24"/>
            <w:lang w:val="en-US"/>
          </w:rPr>
          <w:t>C</w:t>
        </w:r>
      </w:ins>
      <w:ins w:id="817" w:author="Sergii" w:date="2026-10-21T09:39:46Z">
        <w:r>
          <w:rPr>
            <w:rFonts w:hint="default"/>
            <w:sz w:val="24"/>
            <w:szCs w:val="24"/>
            <w:lang w:val="en-US"/>
          </w:rPr>
          <w:t>o</w:t>
        </w:r>
      </w:ins>
      <w:ins w:id="818" w:author="Sergii" w:date="2026-10-21T09:39:47Z">
        <w:r>
          <w:rPr>
            <w:rFonts w:hint="default"/>
            <w:sz w:val="24"/>
            <w:szCs w:val="24"/>
            <w:lang w:val="en-US"/>
          </w:rPr>
          <w:t>ll</w:t>
        </w:r>
      </w:ins>
      <w:ins w:id="819" w:author="Sergii" w:date="2026-10-21T09:39:48Z">
        <w:r>
          <w:rPr>
            <w:rFonts w:hint="default"/>
            <w:sz w:val="24"/>
            <w:szCs w:val="24"/>
            <w:lang w:val="en-US"/>
          </w:rPr>
          <w:t>ege</w:t>
        </w:r>
      </w:ins>
      <w:ins w:id="820" w:author="Sergii" w:date="2026-10-21T09:39:49Z">
        <w:r>
          <w:rPr>
            <w:rFonts w:hint="default"/>
            <w:sz w:val="24"/>
            <w:szCs w:val="24"/>
            <w:lang w:val="en-US"/>
          </w:rPr>
          <w:t xml:space="preserve"> </w:t>
        </w:r>
      </w:ins>
      <w:ins w:id="821" w:author="Sergii" w:date="2026-10-21T09:39:50Z">
        <w:r>
          <w:rPr>
            <w:rFonts w:hint="default"/>
            <w:sz w:val="24"/>
            <w:szCs w:val="24"/>
            <w:lang w:val="en-US"/>
          </w:rPr>
          <w:t>ope</w:t>
        </w:r>
      </w:ins>
      <w:ins w:id="822" w:author="Sergii" w:date="2026-10-21T09:39:51Z">
        <w:r>
          <w:rPr>
            <w:rFonts w:hint="default"/>
            <w:sz w:val="24"/>
            <w:szCs w:val="24"/>
            <w:lang w:val="en-US"/>
          </w:rPr>
          <w:t>r</w:t>
        </w:r>
      </w:ins>
      <w:ins w:id="823" w:author="Sergii" w:date="2026-10-21T09:39:52Z">
        <w:r>
          <w:rPr>
            <w:rFonts w:hint="default"/>
            <w:sz w:val="24"/>
            <w:szCs w:val="24"/>
            <w:lang w:val="en-US"/>
          </w:rPr>
          <w:t>ate</w:t>
        </w:r>
      </w:ins>
      <w:ins w:id="824" w:author="Sergii" w:date="2026-10-21T09:39:53Z">
        <w:r>
          <w:rPr>
            <w:rFonts w:hint="default"/>
            <w:sz w:val="24"/>
            <w:szCs w:val="24"/>
            <w:lang w:val="en-US"/>
          </w:rPr>
          <w:t xml:space="preserve">s </w:t>
        </w:r>
      </w:ins>
      <w:ins w:id="825" w:author="Sergii" w:date="2026-10-21T09:39:54Z">
        <w:r>
          <w:rPr>
            <w:rFonts w:hint="default"/>
            <w:sz w:val="24"/>
            <w:szCs w:val="24"/>
            <w:lang w:val="en-US"/>
          </w:rPr>
          <w:t xml:space="preserve">as </w:t>
        </w:r>
      </w:ins>
      <w:ins w:id="826" w:author="Sergii" w:date="2026-10-21T09:39:55Z">
        <w:r>
          <w:rPr>
            <w:rFonts w:hint="default"/>
            <w:sz w:val="24"/>
            <w:szCs w:val="24"/>
            <w:lang w:val="en-US"/>
          </w:rPr>
          <w:t xml:space="preserve">a </w:t>
        </w:r>
      </w:ins>
      <w:ins w:id="827" w:author="Sergii" w:date="2026-10-21T09:39:56Z">
        <w:r>
          <w:rPr>
            <w:rFonts w:hint="default"/>
            <w:sz w:val="24"/>
            <w:szCs w:val="24"/>
            <w:lang w:val="en-US"/>
          </w:rPr>
          <w:t>com</w:t>
        </w:r>
      </w:ins>
      <w:ins w:id="828" w:author="Sergii" w:date="2026-10-21T09:39:57Z">
        <w:r>
          <w:rPr>
            <w:rFonts w:hint="default"/>
            <w:sz w:val="24"/>
            <w:szCs w:val="24"/>
            <w:lang w:val="en-US"/>
          </w:rPr>
          <w:t>mer</w:t>
        </w:r>
      </w:ins>
      <w:ins w:id="829" w:author="Sergii" w:date="2026-10-21T09:39:58Z">
        <w:r>
          <w:rPr>
            <w:rFonts w:hint="default"/>
            <w:sz w:val="24"/>
            <w:szCs w:val="24"/>
            <w:lang w:val="en-US"/>
          </w:rPr>
          <w:t>cia</w:t>
        </w:r>
      </w:ins>
      <w:ins w:id="830" w:author="Sergii" w:date="2026-10-21T09:39:59Z">
        <w:r>
          <w:rPr>
            <w:rFonts w:hint="default"/>
            <w:sz w:val="24"/>
            <w:szCs w:val="24"/>
            <w:lang w:val="en-US"/>
          </w:rPr>
          <w:t xml:space="preserve">l </w:t>
        </w:r>
      </w:ins>
      <w:ins w:id="831" w:author="Sergii" w:date="2026-10-21T09:40:00Z">
        <w:r>
          <w:rPr>
            <w:rFonts w:hint="default"/>
            <w:sz w:val="24"/>
            <w:szCs w:val="24"/>
            <w:lang w:val="en-US"/>
          </w:rPr>
          <w:t>e</w:t>
        </w:r>
      </w:ins>
      <w:ins w:id="832" w:author="Sergii" w:date="2026-10-21T09:40:01Z">
        <w:r>
          <w:rPr>
            <w:rFonts w:hint="default"/>
            <w:sz w:val="24"/>
            <w:szCs w:val="24"/>
            <w:lang w:val="en-US"/>
          </w:rPr>
          <w:t>n</w:t>
        </w:r>
      </w:ins>
      <w:ins w:id="833" w:author="Sergii" w:date="2026-10-21T09:40:02Z">
        <w:r>
          <w:rPr>
            <w:rFonts w:hint="default"/>
            <w:sz w:val="24"/>
            <w:szCs w:val="24"/>
            <w:lang w:val="en-US"/>
          </w:rPr>
          <w:t>tit</w:t>
        </w:r>
      </w:ins>
      <w:ins w:id="834" w:author="Sergii" w:date="2026-10-21T09:40:03Z">
        <w:r>
          <w:rPr>
            <w:rFonts w:hint="default"/>
            <w:sz w:val="24"/>
            <w:szCs w:val="24"/>
            <w:lang w:val="en-US"/>
          </w:rPr>
          <w:t>y</w:t>
        </w:r>
      </w:ins>
      <w:ins w:id="835" w:author="Sergii" w:date="2026-10-21T09:40:05Z">
        <w:r>
          <w:rPr>
            <w:rFonts w:hint="default"/>
            <w:sz w:val="24"/>
            <w:szCs w:val="24"/>
            <w:lang w:val="en-US"/>
          </w:rPr>
          <w:t>.</w:t>
        </w:r>
      </w:ins>
      <w:ins w:id="836" w:author="Sergii" w:date="2026-10-21T09:40:06Z">
        <w:r>
          <w:rPr>
            <w:rFonts w:hint="default"/>
            <w:sz w:val="24"/>
            <w:szCs w:val="24"/>
            <w:lang w:val="en-US"/>
          </w:rPr>
          <w:t xml:space="preserve"> </w:t>
        </w:r>
      </w:ins>
      <w:ins w:id="837" w:author="Sergii" w:date="2026-10-21T09:40:07Z">
        <w:r>
          <w:rPr>
            <w:rFonts w:hint="default"/>
            <w:sz w:val="24"/>
            <w:szCs w:val="24"/>
            <w:lang w:val="en-US"/>
          </w:rPr>
          <w:t>Stu</w:t>
        </w:r>
      </w:ins>
      <w:ins w:id="838" w:author="Sergii" w:date="2026-10-21T09:40:08Z">
        <w:r>
          <w:rPr>
            <w:rFonts w:hint="default"/>
            <w:sz w:val="24"/>
            <w:szCs w:val="24"/>
            <w:lang w:val="en-US"/>
          </w:rPr>
          <w:t>d</w:t>
        </w:r>
      </w:ins>
      <w:ins w:id="839" w:author="Sergii" w:date="2026-10-21T09:40:09Z">
        <w:r>
          <w:rPr>
            <w:rFonts w:hint="default"/>
            <w:sz w:val="24"/>
            <w:szCs w:val="24"/>
            <w:lang w:val="en-US"/>
          </w:rPr>
          <w:t>en</w:t>
        </w:r>
      </w:ins>
      <w:ins w:id="840" w:author="Sergii" w:date="2026-10-21T09:40:10Z">
        <w:r>
          <w:rPr>
            <w:rFonts w:hint="default"/>
            <w:sz w:val="24"/>
            <w:szCs w:val="24"/>
            <w:lang w:val="en-US"/>
          </w:rPr>
          <w:t xml:space="preserve">t </w:t>
        </w:r>
      </w:ins>
      <w:ins w:id="841" w:author="Sergii" w:date="2026-10-21T09:40:14Z">
        <w:r>
          <w:rPr>
            <w:rFonts w:hint="default"/>
            <w:sz w:val="24"/>
            <w:szCs w:val="24"/>
            <w:lang w:val="en-US"/>
          </w:rPr>
          <w:t>d</w:t>
        </w:r>
      </w:ins>
      <w:ins w:id="842" w:author="Sergii" w:date="2026-10-21T09:40:19Z">
        <w:r>
          <w:rPr>
            <w:rFonts w:hint="default"/>
            <w:sz w:val="24"/>
            <w:szCs w:val="24"/>
            <w:lang w:val="en-US"/>
          </w:rPr>
          <w:t>rop</w:t>
        </w:r>
      </w:ins>
      <w:ins w:id="843" w:author="Sergii" w:date="2026-10-21T09:40:21Z">
        <w:r>
          <w:rPr>
            <w:rFonts w:hint="default"/>
            <w:sz w:val="24"/>
            <w:szCs w:val="24"/>
            <w:lang w:val="en-US"/>
          </w:rPr>
          <w:t>o</w:t>
        </w:r>
      </w:ins>
      <w:ins w:id="844" w:author="Sergii" w:date="2026-10-21T09:40:22Z">
        <w:r>
          <w:rPr>
            <w:rFonts w:hint="default"/>
            <w:sz w:val="24"/>
            <w:szCs w:val="24"/>
            <w:lang w:val="en-US"/>
          </w:rPr>
          <w:t>ut</w:t>
        </w:r>
      </w:ins>
      <w:ins w:id="845" w:author="Sergii" w:date="2026-10-21T09:40:24Z">
        <w:r>
          <w:rPr>
            <w:rFonts w:hint="default"/>
            <w:sz w:val="24"/>
            <w:szCs w:val="24"/>
            <w:lang w:val="en-US"/>
          </w:rPr>
          <w:t xml:space="preserve"> </w:t>
        </w:r>
      </w:ins>
      <w:ins w:id="846" w:author="Sergii" w:date="2026-10-21T09:40:25Z">
        <w:r>
          <w:rPr>
            <w:rFonts w:hint="default"/>
            <w:sz w:val="24"/>
            <w:szCs w:val="24"/>
            <w:lang w:val="en-US"/>
          </w:rPr>
          <w:t>(</w:t>
        </w:r>
      </w:ins>
      <w:ins w:id="847" w:author="Sergii" w:date="2026-10-21T09:40:26Z">
        <w:r>
          <w:rPr>
            <w:rFonts w:hint="default"/>
            <w:sz w:val="24"/>
            <w:szCs w:val="24"/>
            <w:lang w:val="en-US"/>
          </w:rPr>
          <w:t>c</w:t>
        </w:r>
      </w:ins>
      <w:ins w:id="848" w:author="Sergii" w:date="2026-10-21T09:40:27Z">
        <w:r>
          <w:rPr>
            <w:rFonts w:hint="default"/>
            <w:sz w:val="24"/>
            <w:szCs w:val="24"/>
            <w:lang w:val="en-US"/>
          </w:rPr>
          <w:t>u</w:t>
        </w:r>
      </w:ins>
      <w:ins w:id="849" w:author="Sergii" w:date="2026-10-21T09:40:28Z">
        <w:r>
          <w:rPr>
            <w:rFonts w:hint="default"/>
            <w:sz w:val="24"/>
            <w:szCs w:val="24"/>
            <w:lang w:val="en-US"/>
          </w:rPr>
          <w:t>s</w:t>
        </w:r>
      </w:ins>
      <w:ins w:id="850" w:author="Sergii" w:date="2026-10-21T09:40:29Z">
        <w:r>
          <w:rPr>
            <w:rFonts w:hint="default"/>
            <w:sz w:val="24"/>
            <w:szCs w:val="24"/>
            <w:lang w:val="en-US"/>
          </w:rPr>
          <w:t>t</w:t>
        </w:r>
      </w:ins>
      <w:ins w:id="851" w:author="Sergii" w:date="2026-10-21T09:40:30Z">
        <w:r>
          <w:rPr>
            <w:rFonts w:hint="default"/>
            <w:sz w:val="24"/>
            <w:szCs w:val="24"/>
            <w:lang w:val="en-US"/>
          </w:rPr>
          <w:t>ome</w:t>
        </w:r>
      </w:ins>
      <w:ins w:id="852" w:author="Sergii" w:date="2026-10-21T09:40:31Z">
        <w:r>
          <w:rPr>
            <w:rFonts w:hint="default"/>
            <w:sz w:val="24"/>
            <w:szCs w:val="24"/>
            <w:lang w:val="en-US"/>
          </w:rPr>
          <w:t xml:space="preserve">r </w:t>
        </w:r>
      </w:ins>
      <w:ins w:id="853" w:author="Sergii" w:date="2026-10-21T09:40:32Z">
        <w:r>
          <w:rPr>
            <w:rFonts w:hint="default"/>
            <w:sz w:val="24"/>
            <w:szCs w:val="24"/>
            <w:lang w:val="en-US"/>
          </w:rPr>
          <w:t>c</w:t>
        </w:r>
      </w:ins>
      <w:ins w:id="854" w:author="Sergii" w:date="2026-10-21T09:40:33Z">
        <w:r>
          <w:rPr>
            <w:rFonts w:hint="default"/>
            <w:sz w:val="24"/>
            <w:szCs w:val="24"/>
            <w:lang w:val="en-US"/>
          </w:rPr>
          <w:t>h</w:t>
        </w:r>
      </w:ins>
      <w:ins w:id="855" w:author="Sergii" w:date="2026-10-21T09:40:34Z">
        <w:r>
          <w:rPr>
            <w:rFonts w:hint="default"/>
            <w:sz w:val="24"/>
            <w:szCs w:val="24"/>
            <w:lang w:val="en-US"/>
          </w:rPr>
          <w:t>urn</w:t>
        </w:r>
      </w:ins>
      <w:ins w:id="856" w:author="Sergii" w:date="2026-10-21T09:40:35Z">
        <w:r>
          <w:rPr>
            <w:rFonts w:hint="default"/>
            <w:sz w:val="24"/>
            <w:szCs w:val="24"/>
            <w:lang w:val="en-US"/>
          </w:rPr>
          <w:t>)</w:t>
        </w:r>
      </w:ins>
      <w:ins w:id="857" w:author="Sergii" w:date="2026-10-21T09:40:37Z">
        <w:r>
          <w:rPr>
            <w:rFonts w:hint="default"/>
            <w:sz w:val="24"/>
            <w:szCs w:val="24"/>
            <w:lang w:val="en-US"/>
          </w:rPr>
          <w:t xml:space="preserve"> is</w:t>
        </w:r>
      </w:ins>
      <w:ins w:id="858" w:author="Sergii" w:date="2026-10-21T09:40:38Z">
        <w:r>
          <w:rPr>
            <w:rFonts w:hint="default"/>
            <w:sz w:val="24"/>
            <w:szCs w:val="24"/>
            <w:lang w:val="en-US"/>
          </w:rPr>
          <w:t xml:space="preserve"> not</w:t>
        </w:r>
      </w:ins>
      <w:ins w:id="859" w:author="Sergii" w:date="2026-10-21T09:40:40Z">
        <w:r>
          <w:rPr>
            <w:rFonts w:hint="default"/>
            <w:sz w:val="24"/>
            <w:szCs w:val="24"/>
            <w:lang w:val="en-US"/>
          </w:rPr>
          <w:t xml:space="preserve"> </w:t>
        </w:r>
      </w:ins>
      <w:ins w:id="860" w:author="Sergii" w:date="2026-10-21T09:40:42Z">
        <w:r>
          <w:rPr>
            <w:rFonts w:hint="default"/>
            <w:sz w:val="24"/>
            <w:szCs w:val="24"/>
            <w:lang w:val="en-US"/>
          </w:rPr>
          <w:t>j</w:t>
        </w:r>
      </w:ins>
      <w:ins w:id="861" w:author="Sergii" w:date="2026-10-21T09:40:43Z">
        <w:r>
          <w:rPr>
            <w:rFonts w:hint="default"/>
            <w:sz w:val="24"/>
            <w:szCs w:val="24"/>
            <w:lang w:val="en-US"/>
          </w:rPr>
          <w:t>us</w:t>
        </w:r>
      </w:ins>
      <w:ins w:id="862" w:author="Sergii" w:date="2026-10-21T09:40:44Z">
        <w:r>
          <w:rPr>
            <w:rFonts w:hint="default"/>
            <w:sz w:val="24"/>
            <w:szCs w:val="24"/>
            <w:lang w:val="en-US"/>
          </w:rPr>
          <w:t>t a</w:t>
        </w:r>
      </w:ins>
      <w:ins w:id="863" w:author="Sergii" w:date="2026-10-21T09:40:45Z">
        <w:r>
          <w:rPr>
            <w:rFonts w:hint="default"/>
            <w:sz w:val="24"/>
            <w:szCs w:val="24"/>
            <w:lang w:val="en-US"/>
          </w:rPr>
          <w:t>n a</w:t>
        </w:r>
      </w:ins>
      <w:ins w:id="864" w:author="Sergii" w:date="2026-10-21T09:40:46Z">
        <w:r>
          <w:rPr>
            <w:rFonts w:hint="default"/>
            <w:sz w:val="24"/>
            <w:szCs w:val="24"/>
            <w:lang w:val="en-US"/>
          </w:rPr>
          <w:t>ca</w:t>
        </w:r>
      </w:ins>
      <w:ins w:id="865" w:author="Sergii" w:date="2026-10-21T09:40:47Z">
        <w:r>
          <w:rPr>
            <w:rFonts w:hint="default"/>
            <w:sz w:val="24"/>
            <w:szCs w:val="24"/>
            <w:lang w:val="en-US"/>
          </w:rPr>
          <w:t>demi</w:t>
        </w:r>
      </w:ins>
      <w:ins w:id="866" w:author="Sergii" w:date="2026-10-21T09:40:48Z">
        <w:r>
          <w:rPr>
            <w:rFonts w:hint="default"/>
            <w:sz w:val="24"/>
            <w:szCs w:val="24"/>
            <w:lang w:val="en-US"/>
          </w:rPr>
          <w:t>c</w:t>
        </w:r>
      </w:ins>
      <w:ins w:id="867" w:author="Sergii" w:date="2026-10-21T09:40:53Z">
        <w:r>
          <w:rPr>
            <w:rFonts w:hint="default"/>
            <w:sz w:val="24"/>
            <w:szCs w:val="24"/>
            <w:lang w:val="en-US"/>
          </w:rPr>
          <w:t xml:space="preserve"> </w:t>
        </w:r>
      </w:ins>
      <w:ins w:id="868" w:author="Sergii" w:date="2026-10-21T09:40:54Z">
        <w:r>
          <w:rPr>
            <w:rFonts w:hint="default"/>
            <w:sz w:val="24"/>
            <w:szCs w:val="24"/>
            <w:lang w:val="en-US"/>
          </w:rPr>
          <w:t>is</w:t>
        </w:r>
      </w:ins>
      <w:ins w:id="869" w:author="Sergii" w:date="2026-10-21T09:40:55Z">
        <w:r>
          <w:rPr>
            <w:rFonts w:hint="default"/>
            <w:sz w:val="24"/>
            <w:szCs w:val="24"/>
            <w:lang w:val="en-US"/>
          </w:rPr>
          <w:t>sue</w:t>
        </w:r>
      </w:ins>
      <w:ins w:id="870" w:author="Sergii" w:date="2026-10-21T09:40:57Z">
        <w:r>
          <w:rPr>
            <w:rFonts w:hint="default"/>
            <w:sz w:val="24"/>
            <w:szCs w:val="24"/>
            <w:lang w:val="en-US"/>
          </w:rPr>
          <w:t xml:space="preserve">, </w:t>
        </w:r>
      </w:ins>
      <w:ins w:id="871" w:author="Sergii" w:date="2026-10-21T09:40:59Z">
        <w:r>
          <w:rPr>
            <w:rFonts w:hint="default"/>
            <w:sz w:val="24"/>
            <w:szCs w:val="24"/>
            <w:lang w:val="en-US"/>
          </w:rPr>
          <w:t>b</w:t>
        </w:r>
      </w:ins>
      <w:ins w:id="872" w:author="Sergii" w:date="2026-10-21T09:41:00Z">
        <w:r>
          <w:rPr>
            <w:rFonts w:hint="default"/>
            <w:sz w:val="24"/>
            <w:szCs w:val="24"/>
            <w:lang w:val="en-US"/>
          </w:rPr>
          <w:t xml:space="preserve">ut </w:t>
        </w:r>
      </w:ins>
      <w:ins w:id="873" w:author="Sergii" w:date="2026-10-21T09:41:01Z">
        <w:r>
          <w:rPr>
            <w:rFonts w:hint="default"/>
            <w:sz w:val="24"/>
            <w:szCs w:val="24"/>
            <w:lang w:val="en-US"/>
          </w:rPr>
          <w:t>also</w:t>
        </w:r>
      </w:ins>
      <w:ins w:id="874" w:author="Sergii" w:date="2026-10-21T09:41:04Z">
        <w:r>
          <w:rPr>
            <w:rFonts w:hint="default"/>
            <w:sz w:val="24"/>
            <w:szCs w:val="24"/>
            <w:lang w:val="en-US"/>
          </w:rPr>
          <w:t xml:space="preserve"> a </w:t>
        </w:r>
      </w:ins>
      <w:ins w:id="875" w:author="Sergii" w:date="2026-10-21T09:41:05Z">
        <w:r>
          <w:rPr>
            <w:rFonts w:hint="default"/>
            <w:sz w:val="24"/>
            <w:szCs w:val="24"/>
            <w:lang w:val="en-US"/>
          </w:rPr>
          <w:t>bi</w:t>
        </w:r>
      </w:ins>
      <w:ins w:id="876" w:author="Sergii" w:date="2026-10-21T09:41:06Z">
        <w:r>
          <w:rPr>
            <w:rFonts w:hint="default"/>
            <w:sz w:val="24"/>
            <w:szCs w:val="24"/>
            <w:lang w:val="en-US"/>
          </w:rPr>
          <w:t xml:space="preserve">g </w:t>
        </w:r>
      </w:ins>
      <w:ins w:id="877" w:author="Sergii" w:date="2026-10-21T09:41:07Z">
        <w:r>
          <w:rPr>
            <w:rFonts w:hint="default"/>
            <w:sz w:val="24"/>
            <w:szCs w:val="24"/>
            <w:lang w:val="en-US"/>
          </w:rPr>
          <w:t>f</w:t>
        </w:r>
      </w:ins>
      <w:ins w:id="878" w:author="Sergii" w:date="2026-10-21T09:41:08Z">
        <w:r>
          <w:rPr>
            <w:rFonts w:hint="default"/>
            <w:sz w:val="24"/>
            <w:szCs w:val="24"/>
            <w:lang w:val="en-US"/>
          </w:rPr>
          <w:t>ina</w:t>
        </w:r>
      </w:ins>
      <w:ins w:id="879" w:author="Sergii" w:date="2026-10-21T09:41:09Z">
        <w:r>
          <w:rPr>
            <w:rFonts w:hint="default"/>
            <w:sz w:val="24"/>
            <w:szCs w:val="24"/>
            <w:lang w:val="en-US"/>
          </w:rPr>
          <w:t>nc</w:t>
        </w:r>
      </w:ins>
      <w:ins w:id="880" w:author="Sergii" w:date="2026-10-21T09:41:10Z">
        <w:r>
          <w:rPr>
            <w:rFonts w:hint="default"/>
            <w:sz w:val="24"/>
            <w:szCs w:val="24"/>
            <w:lang w:val="en-US"/>
          </w:rPr>
          <w:t>ial</w:t>
        </w:r>
      </w:ins>
      <w:ins w:id="881" w:author="Sergii" w:date="2026-10-21T09:41:11Z">
        <w:r>
          <w:rPr>
            <w:rFonts w:hint="default"/>
            <w:sz w:val="24"/>
            <w:szCs w:val="24"/>
            <w:lang w:val="en-US"/>
          </w:rPr>
          <w:t xml:space="preserve"> </w:t>
        </w:r>
      </w:ins>
      <w:ins w:id="882" w:author="Sergii" w:date="2026-10-21T09:41:12Z">
        <w:r>
          <w:rPr>
            <w:rFonts w:hint="default"/>
            <w:sz w:val="24"/>
            <w:szCs w:val="24"/>
            <w:lang w:val="en-US"/>
          </w:rPr>
          <w:t>pro</w:t>
        </w:r>
      </w:ins>
      <w:ins w:id="883" w:author="Sergii" w:date="2026-10-21T09:41:13Z">
        <w:r>
          <w:rPr>
            <w:rFonts w:hint="default"/>
            <w:sz w:val="24"/>
            <w:szCs w:val="24"/>
            <w:lang w:val="en-US"/>
          </w:rPr>
          <w:t>bl</w:t>
        </w:r>
      </w:ins>
      <w:ins w:id="884" w:author="Sergii" w:date="2026-10-21T09:41:14Z">
        <w:r>
          <w:rPr>
            <w:rFonts w:hint="default"/>
            <w:sz w:val="24"/>
            <w:szCs w:val="24"/>
            <w:lang w:val="en-US"/>
          </w:rPr>
          <w:t>em</w:t>
        </w:r>
      </w:ins>
      <w:ins w:id="885" w:author="Sergii" w:date="2026-10-21T09:41:15Z">
        <w:r>
          <w:rPr>
            <w:rFonts w:hint="default"/>
            <w:sz w:val="24"/>
            <w:szCs w:val="24"/>
            <w:lang w:val="en-US"/>
          </w:rPr>
          <w:t>.</w:t>
        </w:r>
      </w:ins>
      <w:ins w:id="886" w:author="Sergii" w:date="2026-10-21T09:41:16Z">
        <w:r>
          <w:rPr>
            <w:rFonts w:hint="default"/>
            <w:sz w:val="24"/>
            <w:szCs w:val="24"/>
            <w:lang w:val="en-US"/>
          </w:rPr>
          <w:t xml:space="preserve"> </w:t>
        </w:r>
      </w:ins>
      <w:ins w:id="887" w:author="Sergii" w:date="2026-10-21T09:41:18Z">
        <w:r>
          <w:rPr>
            <w:rFonts w:hint="default"/>
            <w:sz w:val="24"/>
            <w:szCs w:val="24"/>
            <w:lang w:val="en-US"/>
          </w:rPr>
          <w:t>W</w:t>
        </w:r>
      </w:ins>
      <w:ins w:id="888" w:author="Sergii" w:date="2026-10-21T09:41:21Z">
        <w:r>
          <w:rPr>
            <w:rFonts w:hint="default"/>
            <w:sz w:val="24"/>
            <w:szCs w:val="24"/>
            <w:lang w:val="en-US"/>
          </w:rPr>
          <w:t>h</w:t>
        </w:r>
      </w:ins>
      <w:ins w:id="889" w:author="Sergii" w:date="2026-10-21T09:41:22Z">
        <w:r>
          <w:rPr>
            <w:rFonts w:hint="default"/>
            <w:sz w:val="24"/>
            <w:szCs w:val="24"/>
            <w:lang w:val="en-US"/>
          </w:rPr>
          <w:t>en</w:t>
        </w:r>
      </w:ins>
      <w:ins w:id="890" w:author="Sergii" w:date="2026-10-21T09:41:23Z">
        <w:r>
          <w:rPr>
            <w:rFonts w:hint="default"/>
            <w:sz w:val="24"/>
            <w:szCs w:val="24"/>
            <w:lang w:val="en-US"/>
          </w:rPr>
          <w:t xml:space="preserve"> </w:t>
        </w:r>
      </w:ins>
      <w:ins w:id="891" w:author="Sergii" w:date="2026-10-21T09:41:27Z">
        <w:r>
          <w:rPr>
            <w:rFonts w:hint="default"/>
            <w:sz w:val="24"/>
            <w:szCs w:val="24"/>
            <w:lang w:val="en-US"/>
          </w:rPr>
          <w:t xml:space="preserve">a </w:t>
        </w:r>
      </w:ins>
      <w:ins w:id="892" w:author="Sergii" w:date="2026-10-21T09:41:28Z">
        <w:r>
          <w:rPr>
            <w:rFonts w:hint="default"/>
            <w:sz w:val="24"/>
            <w:szCs w:val="24"/>
            <w:lang w:val="en-US"/>
          </w:rPr>
          <w:t>st</w:t>
        </w:r>
      </w:ins>
      <w:ins w:id="893" w:author="Sergii" w:date="2026-10-21T09:41:29Z">
        <w:r>
          <w:rPr>
            <w:rFonts w:hint="default"/>
            <w:sz w:val="24"/>
            <w:szCs w:val="24"/>
            <w:lang w:val="en-US"/>
          </w:rPr>
          <w:t>ude</w:t>
        </w:r>
      </w:ins>
      <w:ins w:id="894" w:author="Sergii" w:date="2026-10-21T09:41:30Z">
        <w:r>
          <w:rPr>
            <w:rFonts w:hint="default"/>
            <w:sz w:val="24"/>
            <w:szCs w:val="24"/>
            <w:lang w:val="en-US"/>
          </w:rPr>
          <w:t>n</w:t>
        </w:r>
      </w:ins>
      <w:ins w:id="895" w:author="Sergii" w:date="2026-10-21T09:41:31Z">
        <w:r>
          <w:rPr>
            <w:rFonts w:hint="default"/>
            <w:sz w:val="24"/>
            <w:szCs w:val="24"/>
            <w:lang w:val="en-US"/>
          </w:rPr>
          <w:t>t</w:t>
        </w:r>
      </w:ins>
      <w:ins w:id="896" w:author="Sergii" w:date="2026-10-21T09:41:32Z">
        <w:r>
          <w:rPr>
            <w:rFonts w:hint="default"/>
            <w:sz w:val="24"/>
            <w:szCs w:val="24"/>
            <w:lang w:val="en-US"/>
          </w:rPr>
          <w:t xml:space="preserve"> l</w:t>
        </w:r>
      </w:ins>
      <w:ins w:id="897" w:author="Sergii" w:date="2026-10-21T09:41:33Z">
        <w:r>
          <w:rPr>
            <w:rFonts w:hint="default"/>
            <w:sz w:val="24"/>
            <w:szCs w:val="24"/>
            <w:lang w:val="en-US"/>
          </w:rPr>
          <w:t>e</w:t>
        </w:r>
      </w:ins>
      <w:ins w:id="898" w:author="Sergii" w:date="2026-10-21T09:41:34Z">
        <w:r>
          <w:rPr>
            <w:rFonts w:hint="default"/>
            <w:sz w:val="24"/>
            <w:szCs w:val="24"/>
            <w:lang w:val="en-US"/>
          </w:rPr>
          <w:t>av</w:t>
        </w:r>
      </w:ins>
      <w:ins w:id="899" w:author="Sergii" w:date="2026-10-21T09:41:35Z">
        <w:r>
          <w:rPr>
            <w:rFonts w:hint="default"/>
            <w:sz w:val="24"/>
            <w:szCs w:val="24"/>
            <w:lang w:val="en-US"/>
          </w:rPr>
          <w:t>es</w:t>
        </w:r>
      </w:ins>
      <w:ins w:id="900" w:author="Sergii" w:date="2026-10-21T09:41:37Z">
        <w:r>
          <w:rPr>
            <w:rFonts w:hint="default"/>
            <w:sz w:val="24"/>
            <w:szCs w:val="24"/>
            <w:lang w:val="en-US"/>
          </w:rPr>
          <w:t xml:space="preserve"> e</w:t>
        </w:r>
      </w:ins>
      <w:ins w:id="901" w:author="Sergii" w:date="2026-10-21T09:41:38Z">
        <w:r>
          <w:rPr>
            <w:rFonts w:hint="default"/>
            <w:sz w:val="24"/>
            <w:szCs w:val="24"/>
            <w:lang w:val="en-US"/>
          </w:rPr>
          <w:t>arl</w:t>
        </w:r>
      </w:ins>
      <w:ins w:id="902" w:author="Sergii" w:date="2026-10-21T09:41:39Z">
        <w:r>
          <w:rPr>
            <w:rFonts w:hint="default"/>
            <w:sz w:val="24"/>
            <w:szCs w:val="24"/>
            <w:lang w:val="en-US"/>
          </w:rPr>
          <w:t>y</w:t>
        </w:r>
      </w:ins>
      <w:ins w:id="903" w:author="Sergii" w:date="2026-10-21T09:41:40Z">
        <w:r>
          <w:rPr>
            <w:rFonts w:hint="default"/>
            <w:sz w:val="24"/>
            <w:szCs w:val="24"/>
            <w:lang w:val="en-US"/>
          </w:rPr>
          <w:t xml:space="preserve">, </w:t>
        </w:r>
      </w:ins>
      <w:ins w:id="904" w:author="Sergii" w:date="2026-10-21T09:41:42Z">
        <w:r>
          <w:rPr>
            <w:rFonts w:hint="default"/>
            <w:sz w:val="24"/>
            <w:szCs w:val="24"/>
            <w:lang w:val="en-US"/>
          </w:rPr>
          <w:t>the</w:t>
        </w:r>
      </w:ins>
      <w:ins w:id="905" w:author="Sergii" w:date="2026-10-21T09:41:44Z">
        <w:r>
          <w:rPr>
            <w:rFonts w:hint="default"/>
            <w:sz w:val="24"/>
            <w:szCs w:val="24"/>
            <w:lang w:val="en-US"/>
          </w:rPr>
          <w:t xml:space="preserve"> </w:t>
        </w:r>
      </w:ins>
      <w:ins w:id="906" w:author="Sergii" w:date="2026-10-21T09:41:53Z">
        <w:r>
          <w:rPr>
            <w:rFonts w:hint="default"/>
            <w:sz w:val="24"/>
            <w:szCs w:val="24"/>
            <w:lang w:val="en-US"/>
          </w:rPr>
          <w:t>c</w:t>
        </w:r>
      </w:ins>
      <w:ins w:id="907" w:author="Sergii" w:date="2026-10-21T09:41:54Z">
        <w:r>
          <w:rPr>
            <w:rFonts w:hint="default"/>
            <w:sz w:val="24"/>
            <w:szCs w:val="24"/>
            <w:lang w:val="en-US"/>
          </w:rPr>
          <w:t>ol</w:t>
        </w:r>
      </w:ins>
      <w:ins w:id="908" w:author="Sergii" w:date="2026-10-21T09:41:55Z">
        <w:r>
          <w:rPr>
            <w:rFonts w:hint="default"/>
            <w:sz w:val="24"/>
            <w:szCs w:val="24"/>
            <w:lang w:val="en-US"/>
          </w:rPr>
          <w:t>leg</w:t>
        </w:r>
      </w:ins>
      <w:ins w:id="909" w:author="Sergii" w:date="2026-10-21T09:41:56Z">
        <w:r>
          <w:rPr>
            <w:rFonts w:hint="default"/>
            <w:sz w:val="24"/>
            <w:szCs w:val="24"/>
            <w:lang w:val="en-US"/>
          </w:rPr>
          <w:t>e l</w:t>
        </w:r>
      </w:ins>
      <w:ins w:id="910" w:author="Sergii" w:date="2026-10-21T09:41:57Z">
        <w:r>
          <w:rPr>
            <w:rFonts w:hint="default"/>
            <w:sz w:val="24"/>
            <w:szCs w:val="24"/>
            <w:lang w:val="en-US"/>
          </w:rPr>
          <w:t>ose</w:t>
        </w:r>
      </w:ins>
      <w:ins w:id="911" w:author="Sergii" w:date="2026-10-21T09:41:58Z">
        <w:r>
          <w:rPr>
            <w:rFonts w:hint="default"/>
            <w:sz w:val="24"/>
            <w:szCs w:val="24"/>
            <w:lang w:val="en-US"/>
          </w:rPr>
          <w:t>s</w:t>
        </w:r>
      </w:ins>
      <w:ins w:id="912" w:author="Sergii" w:date="2026-10-21T09:41:59Z">
        <w:r>
          <w:rPr>
            <w:rFonts w:hint="default"/>
            <w:sz w:val="24"/>
            <w:szCs w:val="24"/>
            <w:lang w:val="en-US"/>
          </w:rPr>
          <w:t xml:space="preserve"> </w:t>
        </w:r>
      </w:ins>
      <w:ins w:id="913" w:author="Sergii" w:date="2026-10-21T09:42:00Z">
        <w:r>
          <w:rPr>
            <w:rFonts w:hint="default"/>
            <w:sz w:val="24"/>
            <w:szCs w:val="24"/>
            <w:lang w:val="en-US"/>
          </w:rPr>
          <w:t>t</w:t>
        </w:r>
      </w:ins>
      <w:ins w:id="914" w:author="Sergii" w:date="2026-10-21T09:42:01Z">
        <w:r>
          <w:rPr>
            <w:rFonts w:hint="default"/>
            <w:sz w:val="24"/>
            <w:szCs w:val="24"/>
            <w:lang w:val="en-US"/>
          </w:rPr>
          <w:t>heir</w:t>
        </w:r>
      </w:ins>
      <w:ins w:id="915" w:author="Sergii" w:date="2026-10-21T09:42:02Z">
        <w:r>
          <w:rPr>
            <w:rFonts w:hint="default"/>
            <w:sz w:val="24"/>
            <w:szCs w:val="24"/>
            <w:lang w:val="en-US"/>
          </w:rPr>
          <w:t xml:space="preserve"> </w:t>
        </w:r>
      </w:ins>
      <w:ins w:id="916" w:author="Sergii" w:date="2026-10-21T09:42:09Z">
        <w:r>
          <w:rPr>
            <w:rFonts w:hint="default"/>
            <w:sz w:val="24"/>
            <w:szCs w:val="24"/>
            <w:lang w:val="en-US"/>
          </w:rPr>
          <w:t>lon</w:t>
        </w:r>
      </w:ins>
      <w:ins w:id="917" w:author="Sergii" w:date="2026-10-21T09:42:10Z">
        <w:r>
          <w:rPr>
            <w:rFonts w:hint="default"/>
            <w:sz w:val="24"/>
            <w:szCs w:val="24"/>
            <w:lang w:val="en-US"/>
          </w:rPr>
          <w:t>g</w:t>
        </w:r>
      </w:ins>
      <w:ins w:id="918" w:author="Sergii" w:date="2026-10-21T09:42:11Z">
        <w:r>
          <w:rPr>
            <w:rFonts w:hint="default"/>
            <w:sz w:val="24"/>
            <w:szCs w:val="24"/>
            <w:lang w:val="en-US"/>
          </w:rPr>
          <w:t>-t</w:t>
        </w:r>
      </w:ins>
      <w:ins w:id="919" w:author="Sergii" w:date="2026-10-21T09:42:12Z">
        <w:r>
          <w:rPr>
            <w:rFonts w:hint="default"/>
            <w:sz w:val="24"/>
            <w:szCs w:val="24"/>
            <w:lang w:val="en-US"/>
          </w:rPr>
          <w:t>er</w:t>
        </w:r>
      </w:ins>
      <w:ins w:id="920" w:author="Sergii" w:date="2026-10-21T09:42:13Z">
        <w:r>
          <w:rPr>
            <w:rFonts w:hint="default"/>
            <w:sz w:val="24"/>
            <w:szCs w:val="24"/>
            <w:lang w:val="en-US"/>
          </w:rPr>
          <w:t>m</w:t>
        </w:r>
      </w:ins>
      <w:ins w:id="921" w:author="Sergii" w:date="2026-10-21T09:42:15Z">
        <w:r>
          <w:rPr>
            <w:rFonts w:hint="default"/>
            <w:sz w:val="24"/>
            <w:szCs w:val="24"/>
            <w:lang w:val="en-US"/>
          </w:rPr>
          <w:t xml:space="preserve"> e</w:t>
        </w:r>
      </w:ins>
      <w:ins w:id="922" w:author="Sergii" w:date="2026-10-21T09:42:16Z">
        <w:r>
          <w:rPr>
            <w:rFonts w:hint="default"/>
            <w:sz w:val="24"/>
            <w:szCs w:val="24"/>
            <w:lang w:val="en-US"/>
          </w:rPr>
          <w:t>duc</w:t>
        </w:r>
      </w:ins>
      <w:ins w:id="923" w:author="Sergii" w:date="2026-10-21T09:42:17Z">
        <w:r>
          <w:rPr>
            <w:rFonts w:hint="default"/>
            <w:sz w:val="24"/>
            <w:szCs w:val="24"/>
            <w:lang w:val="en-US"/>
          </w:rPr>
          <w:t>at</w:t>
        </w:r>
      </w:ins>
      <w:ins w:id="924" w:author="Sergii" w:date="2026-10-21T09:42:18Z">
        <w:r>
          <w:rPr>
            <w:rFonts w:hint="default"/>
            <w:sz w:val="24"/>
            <w:szCs w:val="24"/>
            <w:lang w:val="en-US"/>
          </w:rPr>
          <w:t>io</w:t>
        </w:r>
      </w:ins>
      <w:ins w:id="925" w:author="Sergii" w:date="2026-10-21T09:42:19Z">
        <w:r>
          <w:rPr>
            <w:rFonts w:hint="default"/>
            <w:sz w:val="24"/>
            <w:szCs w:val="24"/>
            <w:lang w:val="en-US"/>
          </w:rPr>
          <w:t xml:space="preserve">n </w:t>
        </w:r>
      </w:ins>
      <w:ins w:id="926" w:author="Sergii" w:date="2026-10-21T09:42:20Z">
        <w:r>
          <w:rPr>
            <w:rFonts w:hint="default"/>
            <w:sz w:val="24"/>
            <w:szCs w:val="24"/>
            <w:lang w:val="en-US"/>
          </w:rPr>
          <w:t>reve</w:t>
        </w:r>
      </w:ins>
      <w:ins w:id="927" w:author="Sergii" w:date="2026-10-21T09:42:21Z">
        <w:r>
          <w:rPr>
            <w:rFonts w:hint="default"/>
            <w:sz w:val="24"/>
            <w:szCs w:val="24"/>
            <w:lang w:val="en-US"/>
          </w:rPr>
          <w:t>nu</w:t>
        </w:r>
      </w:ins>
      <w:ins w:id="928" w:author="Sergii" w:date="2026-10-21T09:42:22Z">
        <w:r>
          <w:rPr>
            <w:rFonts w:hint="default"/>
            <w:sz w:val="24"/>
            <w:szCs w:val="24"/>
            <w:lang w:val="en-US"/>
          </w:rPr>
          <w:t>e</w:t>
        </w:r>
      </w:ins>
      <w:ins w:id="929" w:author="Sergii" w:date="2026-10-21T09:42:35Z">
        <w:r>
          <w:rPr>
            <w:rFonts w:hint="default"/>
            <w:sz w:val="24"/>
            <w:szCs w:val="24"/>
            <w:lang w:val="en-US"/>
          </w:rPr>
          <w:t>,</w:t>
        </w:r>
      </w:ins>
      <w:ins w:id="930" w:author="Sergii" w:date="2026-10-21T09:42:36Z">
        <w:r>
          <w:rPr>
            <w:rFonts w:hint="default"/>
            <w:sz w:val="24"/>
            <w:szCs w:val="24"/>
            <w:lang w:val="en-US"/>
          </w:rPr>
          <w:t xml:space="preserve"> </w:t>
        </w:r>
      </w:ins>
      <w:ins w:id="931" w:author="Sergii" w:date="2026-10-21T09:43:01Z">
        <w:r>
          <w:rPr>
            <w:rFonts w:hint="default"/>
            <w:sz w:val="24"/>
            <w:szCs w:val="24"/>
            <w:lang w:val="en-US"/>
          </w:rPr>
          <w:t xml:space="preserve">and </w:t>
        </w:r>
      </w:ins>
      <w:ins w:id="932" w:author="Sergii" w:date="2026-10-21T09:43:02Z">
        <w:r>
          <w:rPr>
            <w:rFonts w:hint="default"/>
            <w:sz w:val="24"/>
            <w:szCs w:val="24"/>
            <w:lang w:val="en-US"/>
          </w:rPr>
          <w:t>b</w:t>
        </w:r>
      </w:ins>
      <w:ins w:id="933" w:author="Sergii" w:date="2026-10-21T09:43:03Z">
        <w:r>
          <w:rPr>
            <w:rFonts w:hint="default"/>
            <w:sz w:val="24"/>
            <w:szCs w:val="24"/>
            <w:lang w:val="en-US"/>
          </w:rPr>
          <w:t>ec</w:t>
        </w:r>
      </w:ins>
      <w:ins w:id="934" w:author="Sergii" w:date="2026-10-21T09:43:29Z">
        <w:r>
          <w:rPr>
            <w:rFonts w:hint="default"/>
            <w:sz w:val="24"/>
            <w:szCs w:val="24"/>
            <w:lang w:val="en-US"/>
          </w:rPr>
          <w:t>au</w:t>
        </w:r>
      </w:ins>
      <w:ins w:id="935" w:author="Sergii" w:date="2026-10-21T09:43:30Z">
        <w:r>
          <w:rPr>
            <w:rFonts w:hint="default"/>
            <w:sz w:val="24"/>
            <w:szCs w:val="24"/>
            <w:lang w:val="en-US"/>
          </w:rPr>
          <w:t xml:space="preserve">se </w:t>
        </w:r>
      </w:ins>
      <w:ins w:id="936" w:author="Sergii" w:date="2026-10-21T09:43:31Z">
        <w:r>
          <w:rPr>
            <w:rFonts w:hint="default"/>
            <w:sz w:val="24"/>
            <w:szCs w:val="24"/>
            <w:lang w:val="en-US"/>
          </w:rPr>
          <w:t>o</w:t>
        </w:r>
      </w:ins>
      <w:ins w:id="937" w:author="Sergii" w:date="2026-10-21T09:43:32Z">
        <w:r>
          <w:rPr>
            <w:rFonts w:hint="default"/>
            <w:sz w:val="24"/>
            <w:szCs w:val="24"/>
            <w:lang w:val="en-US"/>
          </w:rPr>
          <w:t xml:space="preserve">f </w:t>
        </w:r>
      </w:ins>
      <w:ins w:id="938" w:author="Sergii" w:date="2026-10-21T09:43:36Z">
        <w:r>
          <w:rPr>
            <w:rFonts w:hint="default"/>
            <w:sz w:val="24"/>
            <w:szCs w:val="24"/>
            <w:lang w:val="en-US"/>
          </w:rPr>
          <w:t>thi</w:t>
        </w:r>
      </w:ins>
      <w:ins w:id="939" w:author="Sergii" w:date="2026-10-21T09:43:37Z">
        <w:r>
          <w:rPr>
            <w:rFonts w:hint="default"/>
            <w:sz w:val="24"/>
            <w:szCs w:val="24"/>
            <w:lang w:val="en-US"/>
          </w:rPr>
          <w:t>s</w:t>
        </w:r>
      </w:ins>
      <w:ins w:id="940" w:author="Sergii" w:date="2026-10-21T09:35:08Z">
        <w:r>
          <w:rPr>
            <w:rFonts w:hint="default"/>
            <w:sz w:val="24"/>
            <w:szCs w:val="24"/>
            <w:lang w:val="en-US"/>
          </w:rPr>
          <w:t xml:space="preserve"> </w:t>
        </w:r>
      </w:ins>
      <w:ins w:id="941" w:author="Sergii" w:date="2026-10-21T09:44:37Z">
        <w:r>
          <w:rPr>
            <w:rFonts w:hint="default"/>
            <w:sz w:val="24"/>
            <w:szCs w:val="24"/>
            <w:lang w:val="en-US"/>
          </w:rPr>
          <w:t>,</w:t>
        </w:r>
      </w:ins>
      <w:ins w:id="942" w:author="Sergii" w:date="2026-10-21T09:45:44Z">
        <w:r>
          <w:rPr>
            <w:rFonts w:hint="default"/>
            <w:sz w:val="24"/>
            <w:szCs w:val="24"/>
            <w:lang w:val="en-US"/>
          </w:rPr>
          <w:t xml:space="preserve"> the</w:t>
        </w:r>
      </w:ins>
      <w:ins w:id="943" w:author="Sergii" w:date="2026-10-21T09:44:39Z">
        <w:r>
          <w:rPr>
            <w:rFonts w:hint="default"/>
            <w:sz w:val="24"/>
            <w:szCs w:val="24"/>
            <w:lang w:val="en-US"/>
          </w:rPr>
          <w:t xml:space="preserve"> </w:t>
        </w:r>
      </w:ins>
      <w:ins w:id="944" w:author="Sergii" w:date="2026-10-21T09:44:40Z">
        <w:r>
          <w:rPr>
            <w:rFonts w:hint="default"/>
            <w:sz w:val="24"/>
            <w:szCs w:val="24"/>
            <w:lang w:val="en-US"/>
          </w:rPr>
          <w:t>St</w:t>
        </w:r>
      </w:ins>
      <w:ins w:id="945" w:author="Sergii" w:date="2026-10-21T09:44:41Z">
        <w:r>
          <w:rPr>
            <w:rFonts w:hint="default"/>
            <w:sz w:val="24"/>
            <w:szCs w:val="24"/>
            <w:lang w:val="en-US"/>
          </w:rPr>
          <w:t>ud</w:t>
        </w:r>
      </w:ins>
      <w:ins w:id="946" w:author="Sergii" w:date="2026-10-21T09:44:42Z">
        <w:r>
          <w:rPr>
            <w:rFonts w:hint="default"/>
            <w:sz w:val="24"/>
            <w:szCs w:val="24"/>
            <w:lang w:val="en-US"/>
          </w:rPr>
          <w:t>en</w:t>
        </w:r>
      </w:ins>
      <w:ins w:id="947" w:author="Sergii" w:date="2026-10-21T09:44:44Z">
        <w:r>
          <w:rPr>
            <w:rFonts w:hint="default"/>
            <w:sz w:val="24"/>
            <w:szCs w:val="24"/>
            <w:lang w:val="en-US"/>
          </w:rPr>
          <w:t>t</w:t>
        </w:r>
      </w:ins>
      <w:ins w:id="948" w:author="Sergii" w:date="2026-10-21T09:44:45Z">
        <w:r>
          <w:rPr>
            <w:rFonts w:hint="default"/>
            <w:sz w:val="24"/>
            <w:szCs w:val="24"/>
            <w:lang w:val="en-US"/>
          </w:rPr>
          <w:t xml:space="preserve"> </w:t>
        </w:r>
      </w:ins>
      <w:ins w:id="949" w:author="Sergii" w:date="2026-10-21T09:44:46Z">
        <w:r>
          <w:rPr>
            <w:rFonts w:hint="default"/>
            <w:sz w:val="24"/>
            <w:szCs w:val="24"/>
            <w:lang w:val="en-US"/>
          </w:rPr>
          <w:t>Life</w:t>
        </w:r>
      </w:ins>
      <w:ins w:id="950" w:author="Sergii" w:date="2026-10-21T09:44:48Z">
        <w:r>
          <w:rPr>
            <w:rFonts w:hint="default"/>
            <w:sz w:val="24"/>
            <w:szCs w:val="24"/>
            <w:lang w:val="en-US"/>
          </w:rPr>
          <w:t>t</w:t>
        </w:r>
      </w:ins>
      <w:ins w:id="951" w:author="Sergii" w:date="2026-10-21T09:44:49Z">
        <w:r>
          <w:rPr>
            <w:rFonts w:hint="default"/>
            <w:sz w:val="24"/>
            <w:szCs w:val="24"/>
            <w:lang w:val="en-US"/>
          </w:rPr>
          <w:t>ime</w:t>
        </w:r>
      </w:ins>
      <w:ins w:id="952" w:author="Sergii" w:date="2026-10-21T09:44:50Z">
        <w:r>
          <w:rPr>
            <w:rFonts w:hint="default"/>
            <w:sz w:val="24"/>
            <w:szCs w:val="24"/>
            <w:lang w:val="en-US"/>
          </w:rPr>
          <w:t xml:space="preserve"> V</w:t>
        </w:r>
      </w:ins>
      <w:ins w:id="953" w:author="Sergii" w:date="2026-10-21T09:44:51Z">
        <w:r>
          <w:rPr>
            <w:rFonts w:hint="default"/>
            <w:sz w:val="24"/>
            <w:szCs w:val="24"/>
            <w:lang w:val="en-US"/>
          </w:rPr>
          <w:t>alu</w:t>
        </w:r>
      </w:ins>
      <w:ins w:id="954" w:author="Sergii" w:date="2026-10-21T09:44:53Z">
        <w:r>
          <w:rPr>
            <w:rFonts w:hint="default"/>
            <w:sz w:val="24"/>
            <w:szCs w:val="24"/>
            <w:lang w:val="en-US"/>
          </w:rPr>
          <w:t xml:space="preserve">e </w:t>
        </w:r>
      </w:ins>
      <w:ins w:id="955" w:author="Sergii" w:date="2026-10-21T09:44:54Z">
        <w:r>
          <w:rPr>
            <w:rFonts w:hint="default"/>
            <w:sz w:val="24"/>
            <w:szCs w:val="24"/>
            <w:lang w:val="en-US"/>
          </w:rPr>
          <w:t>(</w:t>
        </w:r>
      </w:ins>
      <w:ins w:id="956" w:author="Sergii" w:date="2026-10-21T09:44:55Z">
        <w:r>
          <w:rPr>
            <w:rFonts w:hint="default"/>
            <w:sz w:val="24"/>
            <w:szCs w:val="24"/>
            <w:lang w:val="en-US"/>
          </w:rPr>
          <w:t>L</w:t>
        </w:r>
      </w:ins>
      <w:ins w:id="957" w:author="Sergii" w:date="2026-10-21T09:44:56Z">
        <w:r>
          <w:rPr>
            <w:rFonts w:hint="default"/>
            <w:sz w:val="24"/>
            <w:szCs w:val="24"/>
            <w:lang w:val="en-US"/>
          </w:rPr>
          <w:t>T</w:t>
        </w:r>
      </w:ins>
      <w:ins w:id="958" w:author="Sergii" w:date="2026-10-21T09:44:57Z">
        <w:r>
          <w:rPr>
            <w:rFonts w:hint="default"/>
            <w:sz w:val="24"/>
            <w:szCs w:val="24"/>
            <w:lang w:val="en-US"/>
          </w:rPr>
          <w:t>V</w:t>
        </w:r>
      </w:ins>
      <w:ins w:id="959" w:author="Sergii" w:date="2026-10-21T09:44:59Z">
        <w:r>
          <w:rPr>
            <w:rFonts w:hint="default"/>
            <w:sz w:val="24"/>
            <w:szCs w:val="24"/>
            <w:lang w:val="en-US"/>
          </w:rPr>
          <w:t>)</w:t>
        </w:r>
      </w:ins>
      <w:ins w:id="960" w:author="Sergii" w:date="2026-10-21T09:46:39Z">
        <w:r>
          <w:rPr>
            <w:rFonts w:hint="default"/>
            <w:sz w:val="24"/>
            <w:szCs w:val="24"/>
            <w:lang w:val="en-US"/>
          </w:rPr>
          <w:t xml:space="preserve"> i</w:t>
        </w:r>
      </w:ins>
      <w:ins w:id="961" w:author="Sergii" w:date="2026-10-21T09:46:40Z">
        <w:r>
          <w:rPr>
            <w:rFonts w:hint="default"/>
            <w:sz w:val="24"/>
            <w:szCs w:val="24"/>
            <w:lang w:val="en-US"/>
          </w:rPr>
          <w:t>s</w:t>
        </w:r>
      </w:ins>
      <w:ins w:id="962" w:author="Sergii" w:date="2026-10-21T09:45:01Z">
        <w:r>
          <w:rPr>
            <w:rFonts w:hint="default"/>
            <w:sz w:val="24"/>
            <w:szCs w:val="24"/>
            <w:lang w:val="en-US"/>
          </w:rPr>
          <w:t xml:space="preserve"> </w:t>
        </w:r>
      </w:ins>
      <w:ins w:id="963" w:author="Sergii" w:date="2026-10-21T09:45:03Z">
        <w:r>
          <w:rPr>
            <w:rFonts w:hint="default"/>
            <w:sz w:val="24"/>
            <w:szCs w:val="24"/>
            <w:lang w:val="en-US"/>
          </w:rPr>
          <w:t>r</w:t>
        </w:r>
      </w:ins>
      <w:ins w:id="964" w:author="Sergii" w:date="2026-10-21T09:45:04Z">
        <w:r>
          <w:rPr>
            <w:rFonts w:hint="default"/>
            <w:sz w:val="24"/>
            <w:szCs w:val="24"/>
            <w:lang w:val="en-US"/>
          </w:rPr>
          <w:t>e</w:t>
        </w:r>
      </w:ins>
      <w:ins w:id="965" w:author="Sergii" w:date="2026-10-21T09:45:05Z">
        <w:r>
          <w:rPr>
            <w:rFonts w:hint="default"/>
            <w:sz w:val="24"/>
            <w:szCs w:val="24"/>
            <w:lang w:val="en-US"/>
          </w:rPr>
          <w:t>duc</w:t>
        </w:r>
      </w:ins>
      <w:ins w:id="966" w:author="Sergii" w:date="2026-10-21T09:46:47Z">
        <w:r>
          <w:rPr>
            <w:rFonts w:hint="default"/>
            <w:sz w:val="24"/>
            <w:szCs w:val="24"/>
            <w:lang w:val="en-US"/>
          </w:rPr>
          <w:t>i</w:t>
        </w:r>
      </w:ins>
      <w:ins w:id="967" w:author="Sergii" w:date="2026-10-21T09:46:48Z">
        <w:r>
          <w:rPr>
            <w:rFonts w:hint="default"/>
            <w:sz w:val="24"/>
            <w:szCs w:val="24"/>
            <w:lang w:val="en-US"/>
          </w:rPr>
          <w:t>ng</w:t>
        </w:r>
      </w:ins>
      <w:ins w:id="968" w:author="Sergii" w:date="2026-10-21T09:45:07Z">
        <w:r>
          <w:rPr>
            <w:rFonts w:hint="default"/>
            <w:sz w:val="24"/>
            <w:szCs w:val="24"/>
            <w:lang w:val="en-US"/>
          </w:rPr>
          <w:t xml:space="preserve"> </w:t>
        </w:r>
      </w:ins>
      <w:ins w:id="969" w:author="Sergii" w:date="2026-10-21T09:45:26Z">
        <w:r>
          <w:rPr>
            <w:rFonts w:hint="default"/>
            <w:sz w:val="24"/>
            <w:szCs w:val="24"/>
            <w:lang w:val="en-US"/>
          </w:rPr>
          <w:t>as</w:t>
        </w:r>
      </w:ins>
      <w:ins w:id="970" w:author="Sergii" w:date="2026-10-21T09:45:27Z">
        <w:r>
          <w:rPr>
            <w:rFonts w:hint="default"/>
            <w:sz w:val="24"/>
            <w:szCs w:val="24"/>
            <w:lang w:val="en-US"/>
          </w:rPr>
          <w:t xml:space="preserve"> we</w:t>
        </w:r>
      </w:ins>
      <w:ins w:id="971" w:author="Sergii" w:date="2026-10-21T09:45:28Z">
        <w:r>
          <w:rPr>
            <w:rFonts w:hint="default"/>
            <w:sz w:val="24"/>
            <w:szCs w:val="24"/>
            <w:lang w:val="en-US"/>
          </w:rPr>
          <w:t>ll.</w:t>
        </w:r>
      </w:ins>
      <w:ins w:id="972" w:author="Sergii" w:date="2026-10-21T09:45:29Z">
        <w:r>
          <w:rPr>
            <w:rFonts w:hint="default"/>
            <w:sz w:val="24"/>
            <w:szCs w:val="24"/>
            <w:lang w:val="en-US"/>
          </w:rPr>
          <w:t xml:space="preserve"> </w:t>
        </w:r>
      </w:ins>
      <w:ins w:id="973" w:author="Sergii" w:date="2026-10-21T09:45:30Z">
        <w:r>
          <w:rPr>
            <w:rFonts w:hint="default"/>
            <w:sz w:val="24"/>
            <w:szCs w:val="24"/>
            <w:lang w:val="en-US"/>
          </w:rPr>
          <w:t>A</w:t>
        </w:r>
      </w:ins>
      <w:ins w:id="974" w:author="Sergii" w:date="2026-10-21T09:45:31Z">
        <w:r>
          <w:rPr>
            <w:rFonts w:hint="default"/>
            <w:sz w:val="24"/>
            <w:szCs w:val="24"/>
            <w:lang w:val="en-US"/>
          </w:rPr>
          <w:t xml:space="preserve">t </w:t>
        </w:r>
      </w:ins>
      <w:ins w:id="975" w:author="Sergii" w:date="2026-10-21T09:45:32Z">
        <w:r>
          <w:rPr>
            <w:rFonts w:hint="default"/>
            <w:sz w:val="24"/>
            <w:szCs w:val="24"/>
            <w:lang w:val="en-US"/>
          </w:rPr>
          <w:t>the s</w:t>
        </w:r>
      </w:ins>
      <w:ins w:id="976" w:author="Sergii" w:date="2026-10-21T09:45:33Z">
        <w:r>
          <w:rPr>
            <w:rFonts w:hint="default"/>
            <w:sz w:val="24"/>
            <w:szCs w:val="24"/>
            <w:lang w:val="en-US"/>
          </w:rPr>
          <w:t xml:space="preserve">ame </w:t>
        </w:r>
      </w:ins>
      <w:ins w:id="977" w:author="Sergii" w:date="2026-10-21T09:45:34Z">
        <w:r>
          <w:rPr>
            <w:rFonts w:hint="default"/>
            <w:sz w:val="24"/>
            <w:szCs w:val="24"/>
            <w:lang w:val="en-US"/>
          </w:rPr>
          <w:t>ti</w:t>
        </w:r>
      </w:ins>
      <w:ins w:id="978" w:author="Sergii" w:date="2026-10-21T09:45:35Z">
        <w:r>
          <w:rPr>
            <w:rFonts w:hint="default"/>
            <w:sz w:val="24"/>
            <w:szCs w:val="24"/>
            <w:lang w:val="en-US"/>
          </w:rPr>
          <w:t>me</w:t>
        </w:r>
      </w:ins>
      <w:ins w:id="979" w:author="Sergii" w:date="2026-10-21T09:45:36Z">
        <w:r>
          <w:rPr>
            <w:rFonts w:hint="default"/>
            <w:sz w:val="24"/>
            <w:szCs w:val="24"/>
            <w:lang w:val="en-US"/>
          </w:rPr>
          <w:t xml:space="preserve">, </w:t>
        </w:r>
      </w:ins>
      <w:ins w:id="980" w:author="Sergii" w:date="2026-10-21T09:45:38Z">
        <w:r>
          <w:rPr>
            <w:rFonts w:hint="default"/>
            <w:sz w:val="24"/>
            <w:szCs w:val="24"/>
            <w:lang w:val="en-US"/>
          </w:rPr>
          <w:t>the</w:t>
        </w:r>
      </w:ins>
      <w:ins w:id="981" w:author="Sergii" w:date="2026-10-21T09:45:39Z">
        <w:r>
          <w:rPr>
            <w:rFonts w:hint="default"/>
            <w:sz w:val="24"/>
            <w:szCs w:val="24"/>
            <w:lang w:val="en-US"/>
          </w:rPr>
          <w:t xml:space="preserve"> C</w:t>
        </w:r>
      </w:ins>
      <w:ins w:id="982" w:author="Sergii" w:date="2026-10-21T09:45:49Z">
        <w:r>
          <w:rPr>
            <w:rFonts w:hint="default"/>
            <w:sz w:val="24"/>
            <w:szCs w:val="24"/>
            <w:lang w:val="en-US"/>
          </w:rPr>
          <w:t>u</w:t>
        </w:r>
      </w:ins>
      <w:ins w:id="983" w:author="Sergii" w:date="2026-10-21T09:45:51Z">
        <w:r>
          <w:rPr>
            <w:rFonts w:hint="default"/>
            <w:sz w:val="24"/>
            <w:szCs w:val="24"/>
            <w:lang w:val="en-US"/>
          </w:rPr>
          <w:t>s</w:t>
        </w:r>
      </w:ins>
      <w:ins w:id="984" w:author="Sergii" w:date="2026-10-21T09:45:53Z">
        <w:r>
          <w:rPr>
            <w:rFonts w:hint="default"/>
            <w:sz w:val="24"/>
            <w:szCs w:val="24"/>
            <w:lang w:val="en-US"/>
          </w:rPr>
          <w:t>to</w:t>
        </w:r>
      </w:ins>
      <w:ins w:id="985" w:author="Sergii" w:date="2026-10-21T09:45:54Z">
        <w:r>
          <w:rPr>
            <w:rFonts w:hint="default"/>
            <w:sz w:val="24"/>
            <w:szCs w:val="24"/>
            <w:lang w:val="en-US"/>
          </w:rPr>
          <w:t>mer</w:t>
        </w:r>
      </w:ins>
      <w:ins w:id="986" w:author="Sergii" w:date="2026-10-21T09:45:55Z">
        <w:r>
          <w:rPr>
            <w:rFonts w:hint="default"/>
            <w:sz w:val="24"/>
            <w:szCs w:val="24"/>
            <w:lang w:val="en-US"/>
          </w:rPr>
          <w:t xml:space="preserve"> </w:t>
        </w:r>
      </w:ins>
      <w:ins w:id="987" w:author="Sergii" w:date="2026-10-21T09:45:56Z">
        <w:r>
          <w:rPr>
            <w:rFonts w:hint="default"/>
            <w:sz w:val="24"/>
            <w:szCs w:val="24"/>
            <w:lang w:val="en-US"/>
          </w:rPr>
          <w:t>Ac</w:t>
        </w:r>
      </w:ins>
      <w:ins w:id="988" w:author="Sergii" w:date="2026-10-21T09:45:57Z">
        <w:r>
          <w:rPr>
            <w:rFonts w:hint="default"/>
            <w:sz w:val="24"/>
            <w:szCs w:val="24"/>
            <w:lang w:val="en-US"/>
          </w:rPr>
          <w:t>q</w:t>
        </w:r>
      </w:ins>
      <w:ins w:id="989" w:author="Sergii" w:date="2026-10-21T09:45:58Z">
        <w:r>
          <w:rPr>
            <w:rFonts w:hint="default"/>
            <w:sz w:val="24"/>
            <w:szCs w:val="24"/>
            <w:lang w:val="en-US"/>
          </w:rPr>
          <w:t>u</w:t>
        </w:r>
      </w:ins>
      <w:ins w:id="990" w:author="Sergii" w:date="2026-10-21T09:45:59Z">
        <w:r>
          <w:rPr>
            <w:rFonts w:hint="default"/>
            <w:sz w:val="24"/>
            <w:szCs w:val="24"/>
            <w:lang w:val="en-US"/>
          </w:rPr>
          <w:t>isi</w:t>
        </w:r>
      </w:ins>
      <w:ins w:id="991" w:author="Sergii" w:date="2026-10-21T09:46:00Z">
        <w:r>
          <w:rPr>
            <w:rFonts w:hint="default"/>
            <w:sz w:val="24"/>
            <w:szCs w:val="24"/>
            <w:lang w:val="en-US"/>
          </w:rPr>
          <w:t>tion</w:t>
        </w:r>
      </w:ins>
      <w:ins w:id="992" w:author="Sergii" w:date="2026-10-21T09:46:01Z">
        <w:r>
          <w:rPr>
            <w:rFonts w:hint="default"/>
            <w:sz w:val="24"/>
            <w:szCs w:val="24"/>
            <w:lang w:val="en-US"/>
          </w:rPr>
          <w:t xml:space="preserve"> C</w:t>
        </w:r>
      </w:ins>
      <w:ins w:id="993" w:author="Sergii" w:date="2026-10-21T09:46:02Z">
        <w:r>
          <w:rPr>
            <w:rFonts w:hint="default"/>
            <w:sz w:val="24"/>
            <w:szCs w:val="24"/>
            <w:lang w:val="en-US"/>
          </w:rPr>
          <w:t>ost</w:t>
        </w:r>
      </w:ins>
      <w:ins w:id="994" w:author="Sergii" w:date="2026-10-21T09:46:03Z">
        <w:r>
          <w:rPr>
            <w:rFonts w:hint="default"/>
            <w:sz w:val="24"/>
            <w:szCs w:val="24"/>
            <w:lang w:val="en-US"/>
          </w:rPr>
          <w:t xml:space="preserve"> (</w:t>
        </w:r>
      </w:ins>
      <w:ins w:id="995" w:author="Sergii" w:date="2026-10-21T09:46:04Z">
        <w:r>
          <w:rPr>
            <w:rFonts w:hint="default"/>
            <w:sz w:val="24"/>
            <w:szCs w:val="24"/>
            <w:lang w:val="en-US"/>
          </w:rPr>
          <w:t>CA</w:t>
        </w:r>
      </w:ins>
      <w:ins w:id="996" w:author="Sergii" w:date="2026-10-21T09:46:05Z">
        <w:r>
          <w:rPr>
            <w:rFonts w:hint="default"/>
            <w:sz w:val="24"/>
            <w:szCs w:val="24"/>
            <w:lang w:val="en-US"/>
          </w:rPr>
          <w:t>C</w:t>
        </w:r>
      </w:ins>
      <w:ins w:id="997" w:author="Sergii" w:date="2026-10-21T09:46:06Z">
        <w:r>
          <w:rPr>
            <w:rFonts w:hint="default"/>
            <w:sz w:val="24"/>
            <w:szCs w:val="24"/>
            <w:lang w:val="en-US"/>
          </w:rPr>
          <w:t>)</w:t>
        </w:r>
      </w:ins>
      <w:ins w:id="998" w:author="Sergii" w:date="2026-10-21T09:46:07Z">
        <w:r>
          <w:rPr>
            <w:rFonts w:hint="default"/>
            <w:sz w:val="24"/>
            <w:szCs w:val="24"/>
            <w:lang w:val="en-US"/>
          </w:rPr>
          <w:t xml:space="preserve"> </w:t>
        </w:r>
      </w:ins>
      <w:ins w:id="999" w:author="Sergii" w:date="2026-10-21T09:46:12Z">
        <w:r>
          <w:rPr>
            <w:rFonts w:hint="default"/>
            <w:sz w:val="24"/>
            <w:szCs w:val="24"/>
            <w:lang w:val="en-US"/>
          </w:rPr>
          <w:t xml:space="preserve">to </w:t>
        </w:r>
      </w:ins>
      <w:ins w:id="1000" w:author="Sergii" w:date="2026-10-21T09:46:13Z">
        <w:r>
          <w:rPr>
            <w:rFonts w:hint="default"/>
            <w:sz w:val="24"/>
            <w:szCs w:val="24"/>
            <w:lang w:val="en-US"/>
          </w:rPr>
          <w:t>f</w:t>
        </w:r>
      </w:ins>
      <w:ins w:id="1001" w:author="Sergii" w:date="2026-10-21T09:46:14Z">
        <w:r>
          <w:rPr>
            <w:rFonts w:hint="default"/>
            <w:sz w:val="24"/>
            <w:szCs w:val="24"/>
            <w:lang w:val="en-US"/>
          </w:rPr>
          <w:t>ind</w:t>
        </w:r>
      </w:ins>
      <w:ins w:id="1002" w:author="Sergii" w:date="2026-10-21T09:46:15Z">
        <w:r>
          <w:rPr>
            <w:rFonts w:hint="default"/>
            <w:sz w:val="24"/>
            <w:szCs w:val="24"/>
            <w:lang w:val="en-US"/>
          </w:rPr>
          <w:t xml:space="preserve"> </w:t>
        </w:r>
      </w:ins>
      <w:ins w:id="1003" w:author="Sergii" w:date="2026-10-21T09:46:16Z">
        <w:r>
          <w:rPr>
            <w:rFonts w:hint="default"/>
            <w:sz w:val="24"/>
            <w:szCs w:val="24"/>
            <w:lang w:val="en-US"/>
          </w:rPr>
          <w:t>new</w:t>
        </w:r>
      </w:ins>
      <w:ins w:id="1004" w:author="Sergii" w:date="2026-10-21T09:46:19Z">
        <w:r>
          <w:rPr>
            <w:rFonts w:hint="default"/>
            <w:sz w:val="24"/>
            <w:szCs w:val="24"/>
            <w:lang w:val="en-US"/>
          </w:rPr>
          <w:t xml:space="preserve"> </w:t>
        </w:r>
      </w:ins>
      <w:ins w:id="1005" w:author="Sergii" w:date="2026-10-21T09:46:20Z">
        <w:r>
          <w:rPr>
            <w:rFonts w:hint="default"/>
            <w:sz w:val="24"/>
            <w:szCs w:val="24"/>
            <w:lang w:val="en-US"/>
          </w:rPr>
          <w:t>stu</w:t>
        </w:r>
      </w:ins>
      <w:ins w:id="1006" w:author="Sergii" w:date="2026-10-21T09:46:21Z">
        <w:r>
          <w:rPr>
            <w:rFonts w:hint="default"/>
            <w:sz w:val="24"/>
            <w:szCs w:val="24"/>
            <w:lang w:val="en-US"/>
          </w:rPr>
          <w:t>dent</w:t>
        </w:r>
      </w:ins>
      <w:ins w:id="1007" w:author="Sergii" w:date="2026-10-21T09:46:22Z">
        <w:r>
          <w:rPr>
            <w:rFonts w:hint="default"/>
            <w:sz w:val="24"/>
            <w:szCs w:val="24"/>
            <w:lang w:val="en-US"/>
          </w:rPr>
          <w:t>s i</w:t>
        </w:r>
      </w:ins>
      <w:ins w:id="1008" w:author="Sergii" w:date="2026-10-21T09:46:23Z">
        <w:r>
          <w:rPr>
            <w:rFonts w:hint="default"/>
            <w:sz w:val="24"/>
            <w:szCs w:val="24"/>
            <w:lang w:val="en-US"/>
          </w:rPr>
          <w:t>n D</w:t>
        </w:r>
      </w:ins>
      <w:ins w:id="1009" w:author="Sergii" w:date="2026-10-21T09:46:25Z">
        <w:r>
          <w:rPr>
            <w:rFonts w:hint="default"/>
            <w:sz w:val="24"/>
            <w:szCs w:val="24"/>
            <w:lang w:val="en-US"/>
          </w:rPr>
          <w:t>ub</w:t>
        </w:r>
      </w:ins>
      <w:ins w:id="1010" w:author="Sergii" w:date="2026-10-21T09:46:26Z">
        <w:r>
          <w:rPr>
            <w:rFonts w:hint="default"/>
            <w:sz w:val="24"/>
            <w:szCs w:val="24"/>
            <w:lang w:val="en-US"/>
          </w:rPr>
          <w:t>li</w:t>
        </w:r>
      </w:ins>
      <w:ins w:id="1011" w:author="Sergii" w:date="2026-10-21T09:46:27Z">
        <w:r>
          <w:rPr>
            <w:rFonts w:hint="default"/>
            <w:sz w:val="24"/>
            <w:szCs w:val="24"/>
            <w:lang w:val="en-US"/>
          </w:rPr>
          <w:t xml:space="preserve">n </w:t>
        </w:r>
      </w:ins>
      <w:ins w:id="1012" w:author="Sergii" w:date="2026-10-21T09:46:28Z">
        <w:r>
          <w:rPr>
            <w:rFonts w:hint="default"/>
            <w:sz w:val="24"/>
            <w:szCs w:val="24"/>
            <w:lang w:val="en-US"/>
          </w:rPr>
          <w:t>i</w:t>
        </w:r>
      </w:ins>
      <w:ins w:id="1013" w:author="Sergii" w:date="2026-10-21T09:46:30Z">
        <w:r>
          <w:rPr>
            <w:rFonts w:hint="default"/>
            <w:sz w:val="24"/>
            <w:szCs w:val="24"/>
            <w:lang w:val="en-US"/>
          </w:rPr>
          <w:t xml:space="preserve">s </w:t>
        </w:r>
      </w:ins>
      <w:ins w:id="1014" w:author="Sergii" w:date="2026-10-21T09:46:57Z">
        <w:r>
          <w:rPr>
            <w:rFonts w:hint="default"/>
            <w:sz w:val="24"/>
            <w:szCs w:val="24"/>
            <w:lang w:val="en-US"/>
          </w:rPr>
          <w:t>in</w:t>
        </w:r>
      </w:ins>
      <w:ins w:id="1015" w:author="Sergii" w:date="2026-10-21T09:46:58Z">
        <w:r>
          <w:rPr>
            <w:rFonts w:hint="default"/>
            <w:sz w:val="24"/>
            <w:szCs w:val="24"/>
            <w:lang w:val="en-US"/>
          </w:rPr>
          <w:t>c</w:t>
        </w:r>
      </w:ins>
      <w:ins w:id="1016" w:author="Sergii" w:date="2026-10-21T09:46:59Z">
        <w:r>
          <w:rPr>
            <w:rFonts w:hint="default"/>
            <w:sz w:val="24"/>
            <w:szCs w:val="24"/>
            <w:lang w:val="en-US"/>
          </w:rPr>
          <w:t>rea</w:t>
        </w:r>
      </w:ins>
      <w:ins w:id="1017" w:author="Sergii" w:date="2026-10-21T09:47:01Z">
        <w:r>
          <w:rPr>
            <w:rFonts w:hint="default"/>
            <w:sz w:val="24"/>
            <w:szCs w:val="24"/>
            <w:lang w:val="en-US"/>
          </w:rPr>
          <w:t>sin</w:t>
        </w:r>
      </w:ins>
      <w:ins w:id="1018" w:author="Sergii" w:date="2026-10-21T09:47:02Z">
        <w:r>
          <w:rPr>
            <w:rFonts w:hint="default"/>
            <w:sz w:val="24"/>
            <w:szCs w:val="24"/>
            <w:lang w:val="en-US"/>
          </w:rPr>
          <w:t>g</w:t>
        </w:r>
      </w:ins>
      <w:ins w:id="1019" w:author="Sergii" w:date="2026-10-21T09:47:03Z">
        <w:r>
          <w:rPr>
            <w:rFonts w:hint="default"/>
            <w:sz w:val="24"/>
            <w:szCs w:val="24"/>
            <w:lang w:val="en-US"/>
          </w:rPr>
          <w:t>.</w:t>
        </w:r>
      </w:ins>
      <w:ins w:id="1020" w:author="Sergii" w:date="2026-10-21T09:47:31Z">
        <w:r>
          <w:rPr>
            <w:rFonts w:hint="default"/>
            <w:sz w:val="24"/>
            <w:szCs w:val="24"/>
            <w:lang w:val="en-US"/>
          </w:rPr>
          <w:t xml:space="preserve"> </w:t>
        </w:r>
      </w:ins>
      <w:ins w:id="1021" w:author="Sergii" w:date="2026-10-21T09:47:32Z">
        <w:r>
          <w:rPr>
            <w:rFonts w:hint="default"/>
            <w:sz w:val="24"/>
            <w:szCs w:val="24"/>
            <w:lang w:val="en-US"/>
          </w:rPr>
          <w:t>That</w:t>
        </w:r>
      </w:ins>
      <w:ins w:id="1022" w:author="Sergii" w:date="2026-10-21T09:47:33Z">
        <w:r>
          <w:rPr>
            <w:rFonts w:hint="default"/>
            <w:sz w:val="24"/>
            <w:szCs w:val="24"/>
            <w:lang w:val="en-US"/>
          </w:rPr>
          <w:t xml:space="preserve"> </w:t>
        </w:r>
      </w:ins>
      <w:ins w:id="1023" w:author="Sergii" w:date="2026-10-21T09:47:35Z">
        <w:r>
          <w:rPr>
            <w:rFonts w:hint="default"/>
            <w:sz w:val="24"/>
            <w:szCs w:val="24"/>
            <w:lang w:val="en-US"/>
          </w:rPr>
          <w:t>mea</w:t>
        </w:r>
      </w:ins>
      <w:ins w:id="1024" w:author="Sergii" w:date="2026-10-21T09:47:36Z">
        <w:r>
          <w:rPr>
            <w:rFonts w:hint="default"/>
            <w:sz w:val="24"/>
            <w:szCs w:val="24"/>
            <w:lang w:val="en-US"/>
          </w:rPr>
          <w:t>ns</w:t>
        </w:r>
      </w:ins>
      <w:ins w:id="1025" w:author="Sergii" w:date="2026-10-21T09:47:44Z">
        <w:r>
          <w:rPr>
            <w:rFonts w:hint="default"/>
            <w:sz w:val="24"/>
            <w:szCs w:val="24"/>
            <w:lang w:val="en-US"/>
          </w:rPr>
          <w:t xml:space="preserve">, </w:t>
        </w:r>
      </w:ins>
      <w:ins w:id="1026" w:author="Sergii" w:date="2026-10-21T09:47:45Z">
        <w:r>
          <w:rPr>
            <w:rFonts w:hint="default"/>
            <w:sz w:val="24"/>
            <w:szCs w:val="24"/>
            <w:lang w:val="en-US"/>
          </w:rPr>
          <w:t>k</w:t>
        </w:r>
      </w:ins>
      <w:ins w:id="1027" w:author="Sergii" w:date="2026-10-21T09:47:46Z">
        <w:r>
          <w:rPr>
            <w:rFonts w:hint="default"/>
            <w:sz w:val="24"/>
            <w:szCs w:val="24"/>
            <w:lang w:val="en-US"/>
          </w:rPr>
          <w:t>e</w:t>
        </w:r>
      </w:ins>
      <w:ins w:id="1028" w:author="Sergii" w:date="2026-10-21T09:47:47Z">
        <w:r>
          <w:rPr>
            <w:rFonts w:hint="default"/>
            <w:sz w:val="24"/>
            <w:szCs w:val="24"/>
            <w:lang w:val="en-US"/>
          </w:rPr>
          <w:t>ep</w:t>
        </w:r>
      </w:ins>
      <w:ins w:id="1029" w:author="Sergii" w:date="2026-10-21T09:47:48Z">
        <w:r>
          <w:rPr>
            <w:rFonts w:hint="default"/>
            <w:sz w:val="24"/>
            <w:szCs w:val="24"/>
            <w:lang w:val="en-US"/>
          </w:rPr>
          <w:t>in</w:t>
        </w:r>
      </w:ins>
      <w:ins w:id="1030" w:author="Sergii" w:date="2026-10-21T09:47:49Z">
        <w:r>
          <w:rPr>
            <w:rFonts w:hint="default"/>
            <w:sz w:val="24"/>
            <w:szCs w:val="24"/>
            <w:lang w:val="en-US"/>
          </w:rPr>
          <w:t>g</w:t>
        </w:r>
      </w:ins>
      <w:ins w:id="1031" w:author="Sergii" w:date="2026-10-21T09:47:50Z">
        <w:r>
          <w:rPr>
            <w:rFonts w:hint="default"/>
            <w:sz w:val="24"/>
            <w:szCs w:val="24"/>
            <w:lang w:val="en-US"/>
          </w:rPr>
          <w:t xml:space="preserve"> c</w:t>
        </w:r>
      </w:ins>
      <w:ins w:id="1032" w:author="Sergii" w:date="2026-10-21T09:47:51Z">
        <w:r>
          <w:rPr>
            <w:rFonts w:hint="default"/>
            <w:sz w:val="24"/>
            <w:szCs w:val="24"/>
            <w:lang w:val="en-US"/>
          </w:rPr>
          <w:t>ur</w:t>
        </w:r>
      </w:ins>
      <w:ins w:id="1033" w:author="Sergii" w:date="2026-10-21T09:47:52Z">
        <w:r>
          <w:rPr>
            <w:rFonts w:hint="default"/>
            <w:sz w:val="24"/>
            <w:szCs w:val="24"/>
            <w:lang w:val="en-US"/>
          </w:rPr>
          <w:t>ren</w:t>
        </w:r>
      </w:ins>
      <w:ins w:id="1034" w:author="Sergii" w:date="2026-10-21T09:47:53Z">
        <w:r>
          <w:rPr>
            <w:rFonts w:hint="default"/>
            <w:sz w:val="24"/>
            <w:szCs w:val="24"/>
            <w:lang w:val="en-US"/>
          </w:rPr>
          <w:t xml:space="preserve">t </w:t>
        </w:r>
      </w:ins>
      <w:ins w:id="1035" w:author="Sergii" w:date="2026-10-21T09:47:54Z">
        <w:r>
          <w:rPr>
            <w:rFonts w:hint="default"/>
            <w:sz w:val="24"/>
            <w:szCs w:val="24"/>
            <w:lang w:val="en-US"/>
          </w:rPr>
          <w:t>stu</w:t>
        </w:r>
      </w:ins>
      <w:ins w:id="1036" w:author="Sergii" w:date="2026-10-21T09:47:55Z">
        <w:r>
          <w:rPr>
            <w:rFonts w:hint="default"/>
            <w:sz w:val="24"/>
            <w:szCs w:val="24"/>
            <w:lang w:val="en-US"/>
          </w:rPr>
          <w:t>dent</w:t>
        </w:r>
      </w:ins>
      <w:ins w:id="1037" w:author="Sergii" w:date="2026-10-21T09:47:56Z">
        <w:r>
          <w:rPr>
            <w:rFonts w:hint="default"/>
            <w:sz w:val="24"/>
            <w:szCs w:val="24"/>
            <w:lang w:val="en-US"/>
          </w:rPr>
          <w:t xml:space="preserve">s </w:t>
        </w:r>
      </w:ins>
      <w:ins w:id="1038" w:author="Sergii" w:date="2026-10-21T09:48:19Z">
        <w:r>
          <w:rPr>
            <w:rFonts w:hint="default"/>
            <w:sz w:val="24"/>
            <w:szCs w:val="24"/>
            <w:lang w:val="en-US"/>
          </w:rPr>
          <w:t>r</w:t>
        </w:r>
      </w:ins>
      <w:ins w:id="1039" w:author="Sergii" w:date="2026-10-21T09:48:20Z">
        <w:r>
          <w:rPr>
            <w:rFonts w:hint="default"/>
            <w:sz w:val="24"/>
            <w:szCs w:val="24"/>
            <w:lang w:val="en-US"/>
          </w:rPr>
          <w:t>e</w:t>
        </w:r>
      </w:ins>
      <w:ins w:id="1040" w:author="Sergii" w:date="2026-10-21T09:48:21Z">
        <w:r>
          <w:rPr>
            <w:rFonts w:hint="default"/>
            <w:sz w:val="24"/>
            <w:szCs w:val="24"/>
            <w:lang w:val="en-US"/>
          </w:rPr>
          <w:t>g</w:t>
        </w:r>
      </w:ins>
      <w:ins w:id="1041" w:author="Sergii" w:date="2026-10-21T09:48:22Z">
        <w:r>
          <w:rPr>
            <w:rFonts w:hint="default"/>
            <w:sz w:val="24"/>
            <w:szCs w:val="24"/>
            <w:lang w:val="en-US"/>
          </w:rPr>
          <w:t>i</w:t>
        </w:r>
      </w:ins>
      <w:ins w:id="1042" w:author="Sergii" w:date="2026-10-21T09:48:23Z">
        <w:r>
          <w:rPr>
            <w:rFonts w:hint="default"/>
            <w:sz w:val="24"/>
            <w:szCs w:val="24"/>
            <w:lang w:val="en-US"/>
          </w:rPr>
          <w:t>ste</w:t>
        </w:r>
      </w:ins>
      <w:ins w:id="1043" w:author="Sergii" w:date="2026-10-21T09:48:24Z">
        <w:r>
          <w:rPr>
            <w:rFonts w:hint="default"/>
            <w:sz w:val="24"/>
            <w:szCs w:val="24"/>
            <w:lang w:val="en-US"/>
          </w:rPr>
          <w:t>red</w:t>
        </w:r>
      </w:ins>
      <w:ins w:id="1044" w:author="Sergii" w:date="2026-10-21T09:48:25Z">
        <w:r>
          <w:rPr>
            <w:rFonts w:hint="default"/>
            <w:sz w:val="24"/>
            <w:szCs w:val="24"/>
            <w:lang w:val="en-US"/>
          </w:rPr>
          <w:t xml:space="preserve"> </w:t>
        </w:r>
      </w:ins>
      <w:ins w:id="1045" w:author="Sergii" w:date="2026-10-21T09:48:26Z">
        <w:r>
          <w:rPr>
            <w:rFonts w:hint="default"/>
            <w:sz w:val="24"/>
            <w:szCs w:val="24"/>
            <w:lang w:val="en-US"/>
          </w:rPr>
          <w:t>is</w:t>
        </w:r>
      </w:ins>
      <w:ins w:id="1046" w:author="Sergii" w:date="2026-10-21T09:48:27Z">
        <w:r>
          <w:rPr>
            <w:rFonts w:hint="default"/>
            <w:sz w:val="24"/>
            <w:szCs w:val="24"/>
            <w:lang w:val="en-US"/>
          </w:rPr>
          <w:t xml:space="preserve"> </w:t>
        </w:r>
      </w:ins>
      <w:ins w:id="1047" w:author="Sergii" w:date="2026-10-21T09:48:34Z">
        <w:r>
          <w:rPr>
            <w:rFonts w:hint="default"/>
            <w:sz w:val="24"/>
            <w:szCs w:val="24"/>
            <w:lang w:val="en-US"/>
          </w:rPr>
          <w:t>v</w:t>
        </w:r>
      </w:ins>
      <w:ins w:id="1048" w:author="Sergii" w:date="2026-10-21T09:48:35Z">
        <w:r>
          <w:rPr>
            <w:rFonts w:hint="default"/>
            <w:sz w:val="24"/>
            <w:szCs w:val="24"/>
            <w:lang w:val="en-US"/>
          </w:rPr>
          <w:t>er</w:t>
        </w:r>
      </w:ins>
      <w:ins w:id="1049" w:author="Sergii" w:date="2026-10-21T09:48:49Z">
        <w:r>
          <w:rPr>
            <w:rFonts w:hint="default"/>
            <w:sz w:val="24"/>
            <w:szCs w:val="24"/>
            <w:lang w:val="en-US"/>
          </w:rPr>
          <w:t xml:space="preserve">y </w:t>
        </w:r>
      </w:ins>
      <w:ins w:id="1050" w:author="Sergii" w:date="2026-10-21T09:48:50Z">
        <w:r>
          <w:rPr>
            <w:rFonts w:hint="default"/>
            <w:sz w:val="24"/>
            <w:szCs w:val="24"/>
            <w:lang w:val="en-US"/>
          </w:rPr>
          <w:t>imp</w:t>
        </w:r>
      </w:ins>
      <w:ins w:id="1051" w:author="Sergii" w:date="2026-10-21T09:48:51Z">
        <w:r>
          <w:rPr>
            <w:rFonts w:hint="default"/>
            <w:sz w:val="24"/>
            <w:szCs w:val="24"/>
            <w:lang w:val="en-US"/>
          </w:rPr>
          <w:t>or</w:t>
        </w:r>
      </w:ins>
      <w:ins w:id="1052" w:author="Sergii" w:date="2026-10-21T09:48:52Z">
        <w:r>
          <w:rPr>
            <w:rFonts w:hint="default"/>
            <w:sz w:val="24"/>
            <w:szCs w:val="24"/>
            <w:lang w:val="en-US"/>
          </w:rPr>
          <w:t>ta</w:t>
        </w:r>
      </w:ins>
      <w:ins w:id="1053" w:author="Sergii" w:date="2026-10-21T09:48:55Z">
        <w:r>
          <w:rPr>
            <w:rFonts w:hint="default"/>
            <w:sz w:val="24"/>
            <w:szCs w:val="24"/>
            <w:lang w:val="en-US"/>
          </w:rPr>
          <w:t>nt</w:t>
        </w:r>
      </w:ins>
      <w:ins w:id="1054" w:author="Sergii" w:date="2026-10-21T09:48:59Z">
        <w:r>
          <w:rPr>
            <w:rFonts w:hint="default"/>
            <w:sz w:val="24"/>
            <w:szCs w:val="24"/>
            <w:lang w:val="en-US"/>
          </w:rPr>
          <w:t xml:space="preserve"> fo</w:t>
        </w:r>
      </w:ins>
      <w:ins w:id="1055" w:author="Sergii" w:date="2026-10-21T09:49:00Z">
        <w:r>
          <w:rPr>
            <w:rFonts w:hint="default"/>
            <w:sz w:val="24"/>
            <w:szCs w:val="24"/>
            <w:lang w:val="en-US"/>
          </w:rPr>
          <w:t>r</w:t>
        </w:r>
      </w:ins>
      <w:ins w:id="1056" w:author="Sergii" w:date="2026-10-21T09:49:01Z">
        <w:r>
          <w:rPr>
            <w:rFonts w:hint="default"/>
            <w:sz w:val="24"/>
            <w:szCs w:val="24"/>
            <w:lang w:val="en-US"/>
          </w:rPr>
          <w:t xml:space="preserve"> </w:t>
        </w:r>
      </w:ins>
      <w:ins w:id="1057" w:author="Sergii" w:date="2026-10-21T09:49:02Z">
        <w:r>
          <w:rPr>
            <w:rFonts w:hint="default"/>
            <w:sz w:val="24"/>
            <w:szCs w:val="24"/>
            <w:lang w:val="en-US"/>
          </w:rPr>
          <w:t xml:space="preserve">the </w:t>
        </w:r>
      </w:ins>
      <w:ins w:id="1058" w:author="Sergii" w:date="2026-10-21T09:49:03Z">
        <w:r>
          <w:rPr>
            <w:rFonts w:hint="default"/>
            <w:sz w:val="24"/>
            <w:szCs w:val="24"/>
            <w:lang w:val="en-US"/>
          </w:rPr>
          <w:t>fi</w:t>
        </w:r>
      </w:ins>
      <w:ins w:id="1059" w:author="Sergii" w:date="2026-10-21T09:49:04Z">
        <w:r>
          <w:rPr>
            <w:rFonts w:hint="default"/>
            <w:sz w:val="24"/>
            <w:szCs w:val="24"/>
            <w:lang w:val="en-US"/>
          </w:rPr>
          <w:t>n</w:t>
        </w:r>
      </w:ins>
      <w:ins w:id="1060" w:author="Sergii" w:date="2026-10-21T09:49:05Z">
        <w:r>
          <w:rPr>
            <w:rFonts w:hint="default"/>
            <w:sz w:val="24"/>
            <w:szCs w:val="24"/>
            <w:lang w:val="en-US"/>
          </w:rPr>
          <w:t>anc</w:t>
        </w:r>
      </w:ins>
      <w:ins w:id="1061" w:author="Sergii" w:date="2026-10-21T09:49:06Z">
        <w:r>
          <w:rPr>
            <w:rFonts w:hint="default"/>
            <w:sz w:val="24"/>
            <w:szCs w:val="24"/>
            <w:lang w:val="en-US"/>
          </w:rPr>
          <w:t>ia</w:t>
        </w:r>
      </w:ins>
      <w:ins w:id="1062" w:author="Sergii" w:date="2026-10-21T09:49:07Z">
        <w:r>
          <w:rPr>
            <w:rFonts w:hint="default"/>
            <w:sz w:val="24"/>
            <w:szCs w:val="24"/>
            <w:lang w:val="en-US"/>
          </w:rPr>
          <w:t xml:space="preserve">l </w:t>
        </w:r>
      </w:ins>
      <w:ins w:id="1063" w:author="Sergii" w:date="2026-10-21T09:49:28Z">
        <w:r>
          <w:rPr>
            <w:rFonts w:hint="default"/>
            <w:sz w:val="24"/>
            <w:szCs w:val="24"/>
            <w:lang w:val="en-US"/>
          </w:rPr>
          <w:t>s</w:t>
        </w:r>
      </w:ins>
      <w:ins w:id="1064" w:author="Sergii" w:date="2026-10-21T09:49:29Z">
        <w:r>
          <w:rPr>
            <w:rFonts w:hint="default"/>
            <w:sz w:val="24"/>
            <w:szCs w:val="24"/>
            <w:lang w:val="en-US"/>
          </w:rPr>
          <w:t>itu</w:t>
        </w:r>
      </w:ins>
      <w:ins w:id="1065" w:author="Sergii" w:date="2026-10-21T09:49:30Z">
        <w:r>
          <w:rPr>
            <w:rFonts w:hint="default"/>
            <w:sz w:val="24"/>
            <w:szCs w:val="24"/>
            <w:lang w:val="en-US"/>
          </w:rPr>
          <w:t>a</w:t>
        </w:r>
      </w:ins>
      <w:ins w:id="1066" w:author="Sergii" w:date="2026-10-21T09:49:31Z">
        <w:r>
          <w:rPr>
            <w:rFonts w:hint="default"/>
            <w:sz w:val="24"/>
            <w:szCs w:val="24"/>
            <w:lang w:val="en-US"/>
          </w:rPr>
          <w:t>t</w:t>
        </w:r>
      </w:ins>
      <w:ins w:id="1067" w:author="Sergii" w:date="2026-10-21T09:49:32Z">
        <w:r>
          <w:rPr>
            <w:rFonts w:hint="default"/>
            <w:sz w:val="24"/>
            <w:szCs w:val="24"/>
            <w:lang w:val="en-US"/>
          </w:rPr>
          <w:t>io</w:t>
        </w:r>
      </w:ins>
      <w:ins w:id="1068" w:author="Sergii" w:date="2026-10-21T09:49:33Z">
        <w:r>
          <w:rPr>
            <w:rFonts w:hint="default"/>
            <w:sz w:val="24"/>
            <w:szCs w:val="24"/>
            <w:lang w:val="en-US"/>
          </w:rPr>
          <w:t>n</w:t>
        </w:r>
      </w:ins>
      <w:ins w:id="1069" w:author="Sergii" w:date="2026-10-21T09:49:35Z">
        <w:r>
          <w:rPr>
            <w:rFonts w:hint="default"/>
            <w:sz w:val="24"/>
            <w:szCs w:val="24"/>
            <w:lang w:val="en-US"/>
          </w:rPr>
          <w:t xml:space="preserve"> </w:t>
        </w:r>
      </w:ins>
      <w:ins w:id="1070" w:author="Sergii" w:date="2026-10-21T09:49:36Z">
        <w:r>
          <w:rPr>
            <w:rFonts w:hint="default"/>
            <w:sz w:val="24"/>
            <w:szCs w:val="24"/>
            <w:lang w:val="en-US"/>
          </w:rPr>
          <w:t>and</w:t>
        </w:r>
      </w:ins>
      <w:ins w:id="1071" w:author="Sergii" w:date="2026-10-21T09:49:37Z">
        <w:r>
          <w:rPr>
            <w:rFonts w:hint="default"/>
            <w:sz w:val="24"/>
            <w:szCs w:val="24"/>
            <w:lang w:val="en-US"/>
          </w:rPr>
          <w:t xml:space="preserve"> </w:t>
        </w:r>
      </w:ins>
      <w:ins w:id="1072" w:author="Sergii" w:date="2026-10-21T09:49:38Z">
        <w:r>
          <w:rPr>
            <w:rFonts w:hint="default"/>
            <w:sz w:val="24"/>
            <w:szCs w:val="24"/>
            <w:lang w:val="en-US"/>
          </w:rPr>
          <w:t>mark</w:t>
        </w:r>
      </w:ins>
      <w:ins w:id="1073" w:author="Sergii" w:date="2026-10-21T09:49:39Z">
        <w:r>
          <w:rPr>
            <w:rFonts w:hint="default"/>
            <w:sz w:val="24"/>
            <w:szCs w:val="24"/>
            <w:lang w:val="en-US"/>
          </w:rPr>
          <w:t>e</w:t>
        </w:r>
      </w:ins>
      <w:ins w:id="1074" w:author="Sergii" w:date="2026-10-21T09:49:40Z">
        <w:r>
          <w:rPr>
            <w:rFonts w:hint="default"/>
            <w:sz w:val="24"/>
            <w:szCs w:val="24"/>
            <w:lang w:val="en-US"/>
          </w:rPr>
          <w:t>t</w:t>
        </w:r>
      </w:ins>
      <w:ins w:id="1075" w:author="Sergii" w:date="2026-10-21T09:49:42Z">
        <w:r>
          <w:rPr>
            <w:rFonts w:hint="default"/>
            <w:sz w:val="24"/>
            <w:szCs w:val="24"/>
            <w:lang w:val="en-US"/>
          </w:rPr>
          <w:t xml:space="preserve"> re</w:t>
        </w:r>
      </w:ins>
      <w:ins w:id="1076" w:author="Sergii" w:date="2026-10-21T09:49:50Z">
        <w:r>
          <w:rPr>
            <w:rFonts w:hint="default"/>
            <w:sz w:val="24"/>
            <w:szCs w:val="24"/>
            <w:lang w:val="en-US"/>
          </w:rPr>
          <w:t>p</w:t>
        </w:r>
      </w:ins>
      <w:ins w:id="1077" w:author="Sergii" w:date="2026-10-21T09:49:43Z">
        <w:r>
          <w:rPr>
            <w:rFonts w:hint="default"/>
            <w:sz w:val="24"/>
            <w:szCs w:val="24"/>
            <w:lang w:val="en-US"/>
          </w:rPr>
          <w:t>ut</w:t>
        </w:r>
      </w:ins>
      <w:ins w:id="1078" w:author="Sergii" w:date="2026-10-21T09:49:44Z">
        <w:r>
          <w:rPr>
            <w:rFonts w:hint="default"/>
            <w:sz w:val="24"/>
            <w:szCs w:val="24"/>
            <w:lang w:val="en-US"/>
          </w:rPr>
          <w:t>at</w:t>
        </w:r>
      </w:ins>
      <w:ins w:id="1079" w:author="Sergii" w:date="2026-10-21T09:49:45Z">
        <w:r>
          <w:rPr>
            <w:rFonts w:hint="default"/>
            <w:sz w:val="24"/>
            <w:szCs w:val="24"/>
            <w:lang w:val="en-US"/>
          </w:rPr>
          <w:t>io</w:t>
        </w:r>
      </w:ins>
      <w:ins w:id="1080" w:author="Sergii" w:date="2026-10-21T09:49:46Z">
        <w:r>
          <w:rPr>
            <w:rFonts w:hint="default"/>
            <w:sz w:val="24"/>
            <w:szCs w:val="24"/>
            <w:lang w:val="en-US"/>
          </w:rPr>
          <w:t>n</w:t>
        </w:r>
      </w:ins>
      <w:ins w:id="1081" w:author="Sergii" w:date="2026-10-21T09:49:57Z">
        <w:r>
          <w:rPr>
            <w:rFonts w:hint="default"/>
            <w:sz w:val="24"/>
            <w:szCs w:val="24"/>
            <w:lang w:val="en-US"/>
          </w:rPr>
          <w:t xml:space="preserve"> </w:t>
        </w:r>
      </w:ins>
      <w:ins w:id="1082" w:author="Sergii" w:date="2026-10-21T09:49:59Z">
        <w:r>
          <w:rPr>
            <w:rFonts w:hint="default"/>
            <w:sz w:val="24"/>
            <w:szCs w:val="24"/>
            <w:lang w:val="en-US"/>
          </w:rPr>
          <w:t>o</w:t>
        </w:r>
      </w:ins>
      <w:ins w:id="1083" w:author="Sergii" w:date="2026-10-21T09:50:02Z">
        <w:r>
          <w:rPr>
            <w:rFonts w:hint="default"/>
            <w:sz w:val="24"/>
            <w:szCs w:val="24"/>
            <w:lang w:val="en-US"/>
          </w:rPr>
          <w:t>f</w:t>
        </w:r>
      </w:ins>
      <w:ins w:id="1084" w:author="Sergii" w:date="2026-10-21T09:50:04Z">
        <w:r>
          <w:rPr>
            <w:rFonts w:hint="default"/>
            <w:sz w:val="24"/>
            <w:szCs w:val="24"/>
            <w:lang w:val="en-US"/>
          </w:rPr>
          <w:t xml:space="preserve"> </w:t>
        </w:r>
      </w:ins>
      <w:ins w:id="1085" w:author="Sergii" w:date="2026-10-21T09:50:05Z">
        <w:r>
          <w:rPr>
            <w:rFonts w:hint="default"/>
            <w:sz w:val="24"/>
            <w:szCs w:val="24"/>
            <w:lang w:val="en-US"/>
          </w:rPr>
          <w:t>the</w:t>
        </w:r>
      </w:ins>
      <w:ins w:id="1086" w:author="Sergii" w:date="2026-10-21T09:50:06Z">
        <w:r>
          <w:rPr>
            <w:rFonts w:hint="default"/>
            <w:sz w:val="24"/>
            <w:szCs w:val="24"/>
            <w:lang w:val="en-US"/>
          </w:rPr>
          <w:t xml:space="preserve"> </w:t>
        </w:r>
      </w:ins>
      <w:ins w:id="1087" w:author="Sergii" w:date="2026-10-21T09:50:09Z">
        <w:r>
          <w:rPr>
            <w:rFonts w:hint="default"/>
            <w:sz w:val="24"/>
            <w:szCs w:val="24"/>
            <w:lang w:val="en-US"/>
          </w:rPr>
          <w:t>C</w:t>
        </w:r>
      </w:ins>
      <w:ins w:id="1088" w:author="Sergii" w:date="2026-10-21T09:50:10Z">
        <w:r>
          <w:rPr>
            <w:rFonts w:hint="default"/>
            <w:sz w:val="24"/>
            <w:szCs w:val="24"/>
            <w:lang w:val="en-US"/>
          </w:rPr>
          <w:t xml:space="preserve">CT </w:t>
        </w:r>
      </w:ins>
      <w:ins w:id="1089" w:author="Sergii" w:date="2026-10-21T09:50:11Z">
        <w:r>
          <w:rPr>
            <w:rFonts w:hint="default"/>
            <w:sz w:val="24"/>
            <w:szCs w:val="24"/>
            <w:lang w:val="en-US"/>
          </w:rPr>
          <w:t>Du</w:t>
        </w:r>
      </w:ins>
      <w:ins w:id="1090" w:author="Sergii" w:date="2026-10-21T09:50:12Z">
        <w:r>
          <w:rPr>
            <w:rFonts w:hint="default"/>
            <w:sz w:val="24"/>
            <w:szCs w:val="24"/>
            <w:lang w:val="en-US"/>
          </w:rPr>
          <w:t xml:space="preserve">blin </w:t>
        </w:r>
      </w:ins>
      <w:ins w:id="1091" w:author="Sergii" w:date="2026-10-21T09:50:13Z">
        <w:r>
          <w:rPr>
            <w:rFonts w:hint="default"/>
            <w:sz w:val="24"/>
            <w:szCs w:val="24"/>
            <w:lang w:val="en-US"/>
          </w:rPr>
          <w:t>C</w:t>
        </w:r>
      </w:ins>
      <w:ins w:id="1092" w:author="Sergii" w:date="2026-10-21T09:50:14Z">
        <w:r>
          <w:rPr>
            <w:rFonts w:hint="default"/>
            <w:sz w:val="24"/>
            <w:szCs w:val="24"/>
            <w:lang w:val="en-US"/>
          </w:rPr>
          <w:t>ol</w:t>
        </w:r>
      </w:ins>
      <w:ins w:id="1093" w:author="Sergii" w:date="2026-10-21T09:50:15Z">
        <w:r>
          <w:rPr>
            <w:rFonts w:hint="default"/>
            <w:sz w:val="24"/>
            <w:szCs w:val="24"/>
            <w:lang w:val="en-US"/>
          </w:rPr>
          <w:t>le</w:t>
        </w:r>
      </w:ins>
      <w:ins w:id="1094" w:author="Sergii" w:date="2026-10-21T09:50:16Z">
        <w:r>
          <w:rPr>
            <w:rFonts w:hint="default"/>
            <w:sz w:val="24"/>
            <w:szCs w:val="24"/>
            <w:lang w:val="en-US"/>
          </w:rPr>
          <w:t>g</w:t>
        </w:r>
      </w:ins>
      <w:ins w:id="1095" w:author="Sergii" w:date="2026-10-21T09:50:17Z">
        <w:r>
          <w:rPr>
            <w:rFonts w:hint="default"/>
            <w:sz w:val="24"/>
            <w:szCs w:val="24"/>
            <w:lang w:val="en-US"/>
          </w:rPr>
          <w:t>e.</w:t>
        </w:r>
      </w:ins>
      <w:ins w:id="1096" w:author="Sergii" w:date="2026-10-21T09:50:21Z">
        <w:r>
          <w:rPr>
            <w:rFonts w:hint="default"/>
            <w:sz w:val="24"/>
            <w:szCs w:val="24"/>
            <w:lang w:val="en-US"/>
          </w:rPr>
          <w:t xml:space="preserve"> </w:t>
        </w:r>
      </w:ins>
      <w:ins w:id="1097" w:author="Sergii" w:date="2026-10-21T09:50:22Z">
        <w:r>
          <w:rPr>
            <w:rFonts w:hint="default"/>
            <w:sz w:val="24"/>
            <w:szCs w:val="24"/>
            <w:lang w:val="en-US"/>
          </w:rPr>
          <w:t>T</w:t>
        </w:r>
      </w:ins>
      <w:ins w:id="1098" w:author="Sergii" w:date="2026-10-21T09:50:23Z">
        <w:r>
          <w:rPr>
            <w:rFonts w:hint="default"/>
            <w:sz w:val="24"/>
            <w:szCs w:val="24"/>
            <w:lang w:val="en-US"/>
          </w:rPr>
          <w:t>his</w:t>
        </w:r>
      </w:ins>
      <w:ins w:id="1099" w:author="Sergii" w:date="2026-10-21T09:50:24Z">
        <w:r>
          <w:rPr>
            <w:rFonts w:hint="default"/>
            <w:sz w:val="24"/>
            <w:szCs w:val="24"/>
            <w:lang w:val="en-US"/>
          </w:rPr>
          <w:t xml:space="preserve"> </w:t>
        </w:r>
      </w:ins>
      <w:ins w:id="1100" w:author="Sergii" w:date="2026-10-21T09:50:25Z">
        <w:r>
          <w:rPr>
            <w:rFonts w:hint="default"/>
            <w:sz w:val="24"/>
            <w:szCs w:val="24"/>
            <w:lang w:val="en-US"/>
          </w:rPr>
          <w:t>prop</w:t>
        </w:r>
      </w:ins>
      <w:ins w:id="1101" w:author="Sergii" w:date="2026-10-21T09:50:26Z">
        <w:r>
          <w:rPr>
            <w:rFonts w:hint="default"/>
            <w:sz w:val="24"/>
            <w:szCs w:val="24"/>
            <w:lang w:val="en-US"/>
          </w:rPr>
          <w:t>o</w:t>
        </w:r>
      </w:ins>
      <w:ins w:id="1102" w:author="Sergii" w:date="2026-10-21T09:50:27Z">
        <w:r>
          <w:rPr>
            <w:rFonts w:hint="default"/>
            <w:sz w:val="24"/>
            <w:szCs w:val="24"/>
            <w:lang w:val="en-US"/>
          </w:rPr>
          <w:t>sa</w:t>
        </w:r>
      </w:ins>
      <w:ins w:id="1103" w:author="Sergii" w:date="2026-10-21T09:50:28Z">
        <w:r>
          <w:rPr>
            <w:rFonts w:hint="default"/>
            <w:sz w:val="24"/>
            <w:szCs w:val="24"/>
            <w:lang w:val="en-US"/>
          </w:rPr>
          <w:t>l w</w:t>
        </w:r>
      </w:ins>
      <w:ins w:id="1104" w:author="Sergii" w:date="2026-10-21T09:50:29Z">
        <w:r>
          <w:rPr>
            <w:rFonts w:hint="default"/>
            <w:sz w:val="24"/>
            <w:szCs w:val="24"/>
            <w:lang w:val="en-US"/>
          </w:rPr>
          <w:t>ill</w:t>
        </w:r>
      </w:ins>
      <w:ins w:id="1105" w:author="Sergii" w:date="2026-10-21T09:50:30Z">
        <w:r>
          <w:rPr>
            <w:rFonts w:hint="default"/>
            <w:sz w:val="24"/>
            <w:szCs w:val="24"/>
            <w:lang w:val="en-US"/>
          </w:rPr>
          <w:t xml:space="preserve"> </w:t>
        </w:r>
      </w:ins>
      <w:ins w:id="1106" w:author="Sergii" w:date="2026-10-21T09:50:31Z">
        <w:r>
          <w:rPr>
            <w:rFonts w:hint="default"/>
            <w:sz w:val="24"/>
            <w:szCs w:val="24"/>
            <w:lang w:val="en-US"/>
          </w:rPr>
          <w:t>use</w:t>
        </w:r>
      </w:ins>
      <w:ins w:id="1107" w:author="Sergii" w:date="2026-10-21T09:50:33Z">
        <w:r>
          <w:rPr>
            <w:rFonts w:hint="default"/>
            <w:sz w:val="24"/>
            <w:szCs w:val="24"/>
            <w:lang w:val="en-US"/>
          </w:rPr>
          <w:t xml:space="preserve"> a </w:t>
        </w:r>
      </w:ins>
      <w:ins w:id="1108" w:author="Sergii" w:date="2026-10-21T09:50:34Z">
        <w:r>
          <w:rPr>
            <w:rFonts w:hint="default"/>
            <w:sz w:val="24"/>
            <w:szCs w:val="24"/>
            <w:lang w:val="en-US"/>
          </w:rPr>
          <w:t>ma</w:t>
        </w:r>
      </w:ins>
      <w:ins w:id="1109" w:author="Sergii" w:date="2026-10-21T09:50:35Z">
        <w:r>
          <w:rPr>
            <w:rFonts w:hint="default"/>
            <w:sz w:val="24"/>
            <w:szCs w:val="24"/>
            <w:lang w:val="en-US"/>
          </w:rPr>
          <w:t>ch</w:t>
        </w:r>
      </w:ins>
      <w:ins w:id="1110" w:author="Sergii" w:date="2026-10-21T09:50:36Z">
        <w:r>
          <w:rPr>
            <w:rFonts w:hint="default"/>
            <w:sz w:val="24"/>
            <w:szCs w:val="24"/>
            <w:lang w:val="en-US"/>
          </w:rPr>
          <w:t>i</w:t>
        </w:r>
      </w:ins>
      <w:ins w:id="1111" w:author="Sergii" w:date="2026-10-21T09:50:37Z">
        <w:r>
          <w:rPr>
            <w:rFonts w:hint="default"/>
            <w:sz w:val="24"/>
            <w:szCs w:val="24"/>
            <w:lang w:val="en-US"/>
          </w:rPr>
          <w:t xml:space="preserve">ne </w:t>
        </w:r>
      </w:ins>
      <w:ins w:id="1112" w:author="Sergii" w:date="2026-10-21T09:50:38Z">
        <w:r>
          <w:rPr>
            <w:rFonts w:hint="default"/>
            <w:sz w:val="24"/>
            <w:szCs w:val="24"/>
            <w:lang w:val="en-US"/>
          </w:rPr>
          <w:t>lea</w:t>
        </w:r>
      </w:ins>
      <w:ins w:id="1113" w:author="Sergii" w:date="2026-10-21T09:50:39Z">
        <w:r>
          <w:rPr>
            <w:rFonts w:hint="default"/>
            <w:sz w:val="24"/>
            <w:szCs w:val="24"/>
            <w:lang w:val="en-US"/>
          </w:rPr>
          <w:t>rni</w:t>
        </w:r>
      </w:ins>
      <w:ins w:id="1114" w:author="Sergii" w:date="2026-10-21T09:50:40Z">
        <w:r>
          <w:rPr>
            <w:rFonts w:hint="default"/>
            <w:sz w:val="24"/>
            <w:szCs w:val="24"/>
            <w:lang w:val="en-US"/>
          </w:rPr>
          <w:t>n</w:t>
        </w:r>
      </w:ins>
      <w:ins w:id="1115" w:author="Sergii" w:date="2026-10-21T09:50:41Z">
        <w:r>
          <w:rPr>
            <w:rFonts w:hint="default"/>
            <w:sz w:val="24"/>
            <w:szCs w:val="24"/>
            <w:lang w:val="en-US"/>
          </w:rPr>
          <w:t xml:space="preserve">g </w:t>
        </w:r>
      </w:ins>
      <w:ins w:id="1116" w:author="Sergii" w:date="2026-10-21T09:50:42Z">
        <w:r>
          <w:rPr>
            <w:rFonts w:hint="default"/>
            <w:sz w:val="24"/>
            <w:szCs w:val="24"/>
            <w:lang w:val="en-US"/>
          </w:rPr>
          <w:t>app</w:t>
        </w:r>
      </w:ins>
      <w:ins w:id="1117" w:author="Sergii" w:date="2026-10-21T09:50:43Z">
        <w:r>
          <w:rPr>
            <w:rFonts w:hint="default"/>
            <w:sz w:val="24"/>
            <w:szCs w:val="24"/>
            <w:lang w:val="en-US"/>
          </w:rPr>
          <w:t>ro</w:t>
        </w:r>
      </w:ins>
      <w:ins w:id="1118" w:author="Sergii" w:date="2026-10-21T09:50:44Z">
        <w:r>
          <w:rPr>
            <w:rFonts w:hint="default"/>
            <w:sz w:val="24"/>
            <w:szCs w:val="24"/>
            <w:lang w:val="en-US"/>
          </w:rPr>
          <w:t>ach</w:t>
        </w:r>
      </w:ins>
      <w:ins w:id="1119" w:author="Sergii" w:date="2026-10-21T09:50:45Z">
        <w:r>
          <w:rPr>
            <w:rFonts w:hint="default"/>
            <w:sz w:val="24"/>
            <w:szCs w:val="24"/>
            <w:lang w:val="en-US"/>
          </w:rPr>
          <w:t xml:space="preserve"> </w:t>
        </w:r>
      </w:ins>
      <w:ins w:id="1120" w:author="Sergii" w:date="2026-10-21T09:50:46Z">
        <w:r>
          <w:rPr>
            <w:rFonts w:hint="default"/>
            <w:sz w:val="24"/>
            <w:szCs w:val="24"/>
            <w:lang w:val="en-US"/>
          </w:rPr>
          <w:t>to</w:t>
        </w:r>
      </w:ins>
      <w:ins w:id="1121" w:author="Sergii" w:date="2026-10-21T09:50:47Z">
        <w:r>
          <w:rPr>
            <w:rFonts w:hint="default"/>
            <w:sz w:val="24"/>
            <w:szCs w:val="24"/>
            <w:lang w:val="en-US"/>
          </w:rPr>
          <w:t xml:space="preserve"> </w:t>
        </w:r>
      </w:ins>
      <w:ins w:id="1122" w:author="Sergii" w:date="2026-10-21T09:50:48Z">
        <w:r>
          <w:rPr>
            <w:rFonts w:hint="default"/>
            <w:sz w:val="24"/>
            <w:szCs w:val="24"/>
            <w:lang w:val="en-US"/>
          </w:rPr>
          <w:t>pre</w:t>
        </w:r>
      </w:ins>
      <w:ins w:id="1123" w:author="Sergii" w:date="2026-10-21T09:50:49Z">
        <w:r>
          <w:rPr>
            <w:rFonts w:hint="default"/>
            <w:sz w:val="24"/>
            <w:szCs w:val="24"/>
            <w:lang w:val="en-US"/>
          </w:rPr>
          <w:t>di</w:t>
        </w:r>
      </w:ins>
      <w:ins w:id="1124" w:author="Sergii" w:date="2026-10-21T09:50:50Z">
        <w:r>
          <w:rPr>
            <w:rFonts w:hint="default"/>
            <w:sz w:val="24"/>
            <w:szCs w:val="24"/>
            <w:lang w:val="en-US"/>
          </w:rPr>
          <w:t>ct</w:t>
        </w:r>
      </w:ins>
      <w:ins w:id="1125" w:author="Sergii" w:date="2026-10-21T09:50:52Z">
        <w:r>
          <w:rPr>
            <w:rFonts w:hint="default"/>
            <w:sz w:val="24"/>
            <w:szCs w:val="24"/>
            <w:lang w:val="en-US"/>
          </w:rPr>
          <w:t xml:space="preserve"> </w:t>
        </w:r>
      </w:ins>
      <w:ins w:id="1126" w:author="Sergii" w:date="2026-10-21T09:50:53Z">
        <w:r>
          <w:rPr>
            <w:rFonts w:hint="default"/>
            <w:sz w:val="24"/>
            <w:szCs w:val="24"/>
            <w:lang w:val="en-US"/>
          </w:rPr>
          <w:t>and</w:t>
        </w:r>
      </w:ins>
      <w:ins w:id="1127" w:author="Sergii" w:date="2026-10-21T09:50:54Z">
        <w:r>
          <w:rPr>
            <w:rFonts w:hint="default"/>
            <w:sz w:val="24"/>
            <w:szCs w:val="24"/>
            <w:lang w:val="en-US"/>
          </w:rPr>
          <w:t xml:space="preserve"> </w:t>
        </w:r>
      </w:ins>
      <w:ins w:id="1128" w:author="Sergii" w:date="2026-10-21T09:50:55Z">
        <w:r>
          <w:rPr>
            <w:rFonts w:hint="default"/>
            <w:sz w:val="24"/>
            <w:szCs w:val="24"/>
            <w:lang w:val="en-US"/>
          </w:rPr>
          <w:t>p</w:t>
        </w:r>
      </w:ins>
      <w:ins w:id="1129" w:author="Sergii" w:date="2026-10-21T09:50:56Z">
        <w:r>
          <w:rPr>
            <w:rFonts w:hint="default"/>
            <w:sz w:val="24"/>
            <w:szCs w:val="24"/>
            <w:lang w:val="en-US"/>
          </w:rPr>
          <w:t>re</w:t>
        </w:r>
      </w:ins>
      <w:ins w:id="1130" w:author="Sergii" w:date="2026-10-21T09:50:57Z">
        <w:r>
          <w:rPr>
            <w:rFonts w:hint="default"/>
            <w:sz w:val="24"/>
            <w:szCs w:val="24"/>
            <w:lang w:val="en-US"/>
          </w:rPr>
          <w:t>vent</w:t>
        </w:r>
      </w:ins>
      <w:ins w:id="1131" w:author="Sergii" w:date="2026-10-21T09:50:58Z">
        <w:r>
          <w:rPr>
            <w:rFonts w:hint="default"/>
            <w:sz w:val="24"/>
            <w:szCs w:val="24"/>
            <w:lang w:val="en-US"/>
          </w:rPr>
          <w:t xml:space="preserve"> st</w:t>
        </w:r>
      </w:ins>
      <w:ins w:id="1132" w:author="Sergii" w:date="2026-10-21T09:50:59Z">
        <w:r>
          <w:rPr>
            <w:rFonts w:hint="default"/>
            <w:sz w:val="24"/>
            <w:szCs w:val="24"/>
            <w:lang w:val="en-US"/>
          </w:rPr>
          <w:t>uden</w:t>
        </w:r>
      </w:ins>
      <w:ins w:id="1133" w:author="Sergii" w:date="2026-10-21T09:51:00Z">
        <w:r>
          <w:rPr>
            <w:rFonts w:hint="default"/>
            <w:sz w:val="24"/>
            <w:szCs w:val="24"/>
            <w:lang w:val="en-US"/>
          </w:rPr>
          <w:t>t</w:t>
        </w:r>
      </w:ins>
      <w:ins w:id="1134" w:author="Sergii" w:date="2026-10-21T09:51:01Z">
        <w:r>
          <w:rPr>
            <w:rFonts w:hint="default"/>
            <w:sz w:val="24"/>
            <w:szCs w:val="24"/>
            <w:lang w:val="en-US"/>
          </w:rPr>
          <w:t xml:space="preserve"> </w:t>
        </w:r>
      </w:ins>
      <w:ins w:id="1135" w:author="Sergii" w:date="2026-10-21T09:51:03Z">
        <w:r>
          <w:rPr>
            <w:rFonts w:hint="default"/>
            <w:sz w:val="24"/>
            <w:szCs w:val="24"/>
            <w:lang w:val="en-US"/>
          </w:rPr>
          <w:t>d</w:t>
        </w:r>
      </w:ins>
      <w:ins w:id="1136" w:author="Sergii" w:date="2026-10-21T09:51:04Z">
        <w:r>
          <w:rPr>
            <w:rFonts w:hint="default"/>
            <w:sz w:val="24"/>
            <w:szCs w:val="24"/>
            <w:lang w:val="en-US"/>
          </w:rPr>
          <w:t>r</w:t>
        </w:r>
      </w:ins>
      <w:ins w:id="1137" w:author="Sergii" w:date="2026-10-21T09:51:05Z">
        <w:r>
          <w:rPr>
            <w:rFonts w:hint="default"/>
            <w:sz w:val="24"/>
            <w:szCs w:val="24"/>
            <w:lang w:val="en-US"/>
          </w:rPr>
          <w:t>op</w:t>
        </w:r>
      </w:ins>
      <w:ins w:id="1138" w:author="Sergii" w:date="2026-10-21T09:51:06Z">
        <w:r>
          <w:rPr>
            <w:rFonts w:hint="default"/>
            <w:sz w:val="24"/>
            <w:szCs w:val="24"/>
            <w:lang w:val="en-US"/>
          </w:rPr>
          <w:t>o</w:t>
        </w:r>
      </w:ins>
      <w:ins w:id="1139" w:author="Sergii" w:date="2026-10-21T09:51:07Z">
        <w:r>
          <w:rPr>
            <w:rFonts w:hint="default"/>
            <w:sz w:val="24"/>
            <w:szCs w:val="24"/>
            <w:lang w:val="en-US"/>
          </w:rPr>
          <w:t>ut</w:t>
        </w:r>
      </w:ins>
      <w:ins w:id="1140" w:author="Sergii" w:date="2026-10-21T09:51:08Z">
        <w:r>
          <w:rPr>
            <w:rFonts w:hint="default"/>
            <w:sz w:val="24"/>
            <w:szCs w:val="24"/>
            <w:lang w:val="en-US"/>
          </w:rPr>
          <w:t>s</w:t>
        </w:r>
      </w:ins>
      <w:ins w:id="1141" w:author="Sergii" w:date="2026-10-21T09:51:09Z">
        <w:r>
          <w:rPr>
            <w:rFonts w:hint="default"/>
            <w:sz w:val="24"/>
            <w:szCs w:val="24"/>
            <w:lang w:val="en-US"/>
          </w:rPr>
          <w:t xml:space="preserve"> </w:t>
        </w:r>
      </w:ins>
      <w:ins w:id="1142" w:author="Sergii" w:date="2026-10-21T09:51:25Z">
        <w:r>
          <w:rPr>
            <w:rFonts w:hint="default"/>
            <w:sz w:val="24"/>
            <w:szCs w:val="24"/>
            <w:lang w:val="en-US"/>
          </w:rPr>
          <w:t>(customer churn)</w:t>
        </w:r>
      </w:ins>
      <w:ins w:id="1143" w:author="Sergii" w:date="2026-10-21T09:51:38Z">
        <w:r>
          <w:rPr>
            <w:rFonts w:hint="default"/>
            <w:sz w:val="24"/>
            <w:szCs w:val="24"/>
            <w:lang w:val="en-US"/>
          </w:rPr>
          <w:t xml:space="preserve"> </w:t>
        </w:r>
      </w:ins>
      <w:ins w:id="1144" w:author="Sergii" w:date="2026-10-21T09:51:39Z">
        <w:r>
          <w:rPr>
            <w:rFonts w:hint="default"/>
            <w:sz w:val="24"/>
            <w:szCs w:val="24"/>
            <w:lang w:val="en-US"/>
          </w:rPr>
          <w:t>be</w:t>
        </w:r>
      </w:ins>
      <w:ins w:id="1145" w:author="Sergii" w:date="2026-10-21T09:51:40Z">
        <w:r>
          <w:rPr>
            <w:rFonts w:hint="default"/>
            <w:sz w:val="24"/>
            <w:szCs w:val="24"/>
            <w:lang w:val="en-US"/>
          </w:rPr>
          <w:t>fore</w:t>
        </w:r>
      </w:ins>
      <w:ins w:id="1146" w:author="Sergii" w:date="2026-10-21T09:51:43Z">
        <w:r>
          <w:rPr>
            <w:rFonts w:hint="default"/>
            <w:sz w:val="24"/>
            <w:szCs w:val="24"/>
            <w:lang w:val="en-US"/>
          </w:rPr>
          <w:t xml:space="preserve"> th</w:t>
        </w:r>
      </w:ins>
      <w:ins w:id="1147" w:author="Sergii" w:date="2026-10-21T09:51:44Z">
        <w:r>
          <w:rPr>
            <w:rFonts w:hint="default"/>
            <w:sz w:val="24"/>
            <w:szCs w:val="24"/>
            <w:lang w:val="en-US"/>
          </w:rPr>
          <w:t>ey</w:t>
        </w:r>
      </w:ins>
      <w:ins w:id="1148" w:author="Sergii" w:date="2026-10-21T09:51:45Z">
        <w:r>
          <w:rPr>
            <w:rFonts w:hint="default"/>
            <w:sz w:val="24"/>
            <w:szCs w:val="24"/>
            <w:lang w:val="en-US"/>
          </w:rPr>
          <w:t xml:space="preserve"> h</w:t>
        </w:r>
      </w:ins>
      <w:ins w:id="1149" w:author="Sergii" w:date="2026-10-21T09:51:46Z">
        <w:r>
          <w:rPr>
            <w:rFonts w:hint="default"/>
            <w:sz w:val="24"/>
            <w:szCs w:val="24"/>
            <w:lang w:val="en-US"/>
          </w:rPr>
          <w:t>appen</w:t>
        </w:r>
      </w:ins>
      <w:ins w:id="1150" w:author="Sergii" w:date="2026-10-21T09:51:49Z">
        <w:r>
          <w:rPr>
            <w:rFonts w:hint="default"/>
            <w:sz w:val="24"/>
            <w:szCs w:val="24"/>
            <w:lang w:val="en-US"/>
          </w:rPr>
          <w:t>.</w:t>
        </w:r>
      </w:ins>
    </w:p>
    <w:p w14:paraId="7D346A5E">
      <w:pPr>
        <w:spacing w:line="360" w:lineRule="auto"/>
        <w:pPrChange w:id="1151" w:author="Sergii" w:date="2026-10-21T11:27:39Z">
          <w:pPr/>
        </w:pPrChange>
      </w:pPr>
    </w:p>
    <w:p w14:paraId="468EA17E">
      <w:pPr>
        <w:pStyle w:val="2"/>
        <w:spacing w:line="360" w:lineRule="auto"/>
        <w:rPr>
          <w:ins w:id="1153" w:author="Sergii" w:date="2026-10-21T10:52:32Z"/>
          <w:rFonts w:hint="default"/>
          <w:lang w:val="en-US"/>
        </w:rPr>
        <w:pPrChange w:id="1152" w:author="Sergii" w:date="2026-10-21T11:29:24Z">
          <w:pPr/>
        </w:pPrChange>
      </w:pPr>
      <w:ins w:id="1154" w:author="Sergii" w:date="2026-10-21T10:52:20Z">
        <w:r>
          <w:rPr>
            <w:rFonts w:hint="default"/>
            <w:lang w:val="en-US"/>
          </w:rPr>
          <w:t>Pr</w:t>
        </w:r>
      </w:ins>
      <w:ins w:id="1155" w:author="Sergii" w:date="2026-10-21T10:52:21Z">
        <w:r>
          <w:rPr>
            <w:rFonts w:hint="default"/>
            <w:lang w:val="en-US"/>
          </w:rPr>
          <w:t>ob</w:t>
        </w:r>
      </w:ins>
      <w:ins w:id="1156" w:author="Sergii" w:date="2026-10-21T10:52:22Z">
        <w:r>
          <w:rPr>
            <w:rFonts w:hint="default"/>
            <w:lang w:val="en-US"/>
          </w:rPr>
          <w:t>lem</w:t>
        </w:r>
      </w:ins>
      <w:ins w:id="1157" w:author="Sergii" w:date="2026-10-21T10:52:23Z">
        <w:r>
          <w:rPr>
            <w:rFonts w:hint="default"/>
            <w:lang w:val="en-US"/>
          </w:rPr>
          <w:t xml:space="preserve"> </w:t>
        </w:r>
      </w:ins>
      <w:ins w:id="1158" w:author="Sergii" w:date="2026-10-21T10:52:24Z">
        <w:r>
          <w:rPr>
            <w:rFonts w:hint="default"/>
            <w:lang w:val="en-US"/>
          </w:rPr>
          <w:t>De</w:t>
        </w:r>
      </w:ins>
      <w:ins w:id="1159" w:author="Sergii" w:date="2026-10-21T10:52:26Z">
        <w:r>
          <w:rPr>
            <w:rFonts w:hint="default"/>
            <w:lang w:val="en-US"/>
          </w:rPr>
          <w:t>fin</w:t>
        </w:r>
      </w:ins>
      <w:ins w:id="1160" w:author="Sergii" w:date="2026-10-21T10:52:28Z">
        <w:r>
          <w:rPr>
            <w:rFonts w:hint="default"/>
            <w:lang w:val="en-US"/>
          </w:rPr>
          <w:t>it</w:t>
        </w:r>
      </w:ins>
      <w:ins w:id="1161" w:author="Sergii" w:date="2026-10-21T10:52:29Z">
        <w:r>
          <w:rPr>
            <w:rFonts w:hint="default"/>
            <w:lang w:val="en-US"/>
          </w:rPr>
          <w:t>ion</w:t>
        </w:r>
      </w:ins>
    </w:p>
    <w:p w14:paraId="2063D876">
      <w:pPr>
        <w:spacing w:line="360" w:lineRule="auto"/>
        <w:rPr>
          <w:ins w:id="1163" w:author="Sergii" w:date="2026-10-21T11:05:59Z"/>
          <w:rFonts w:hint="default"/>
          <w:lang w:val="en-US"/>
        </w:rPr>
        <w:pPrChange w:id="1162" w:author="Sergii" w:date="2026-10-21T11:29:24Z">
          <w:pPr/>
        </w:pPrChange>
      </w:pPr>
      <w:ins w:id="1164" w:author="Sergii" w:date="2026-10-21T10:52:34Z">
        <w:r>
          <w:rPr>
            <w:rFonts w:hint="default"/>
            <w:lang w:val="en-US"/>
          </w:rPr>
          <w:t>S</w:t>
        </w:r>
      </w:ins>
      <w:ins w:id="1165" w:author="Sergii" w:date="2026-10-21T10:52:35Z">
        <w:r>
          <w:rPr>
            <w:rFonts w:hint="default"/>
            <w:lang w:val="en-US"/>
          </w:rPr>
          <w:t>tu</w:t>
        </w:r>
      </w:ins>
      <w:ins w:id="1166" w:author="Sergii" w:date="2026-10-21T10:52:38Z">
        <w:r>
          <w:rPr>
            <w:rFonts w:hint="default"/>
            <w:lang w:val="en-US"/>
          </w:rPr>
          <w:t>dent</w:t>
        </w:r>
      </w:ins>
      <w:ins w:id="1167" w:author="Sergii" w:date="2026-10-21T10:52:40Z">
        <w:r>
          <w:rPr>
            <w:rFonts w:hint="default"/>
            <w:lang w:val="en-US"/>
          </w:rPr>
          <w:t xml:space="preserve"> d</w:t>
        </w:r>
      </w:ins>
      <w:ins w:id="1168" w:author="Sergii" w:date="2026-10-21T10:52:41Z">
        <w:r>
          <w:rPr>
            <w:rFonts w:hint="default"/>
            <w:lang w:val="en-US"/>
          </w:rPr>
          <w:t>ro</w:t>
        </w:r>
      </w:ins>
      <w:ins w:id="1169" w:author="Sergii" w:date="2026-10-21T10:52:44Z">
        <w:r>
          <w:rPr>
            <w:rFonts w:hint="default"/>
            <w:lang w:val="en-US"/>
          </w:rPr>
          <w:t>po</w:t>
        </w:r>
      </w:ins>
      <w:ins w:id="1170" w:author="Sergii" w:date="2026-10-21T10:52:45Z">
        <w:r>
          <w:rPr>
            <w:rFonts w:hint="default"/>
            <w:lang w:val="en-US"/>
          </w:rPr>
          <w:t>ut</w:t>
        </w:r>
      </w:ins>
      <w:ins w:id="1171" w:author="Sergii" w:date="2026-10-21T10:52:46Z">
        <w:r>
          <w:rPr>
            <w:rFonts w:hint="default"/>
            <w:lang w:val="en-US"/>
          </w:rPr>
          <w:t xml:space="preserve"> a</w:t>
        </w:r>
      </w:ins>
      <w:ins w:id="1172" w:author="Sergii" w:date="2026-10-21T10:52:47Z">
        <w:r>
          <w:rPr>
            <w:rFonts w:hint="default"/>
            <w:lang w:val="en-US"/>
          </w:rPr>
          <w:t xml:space="preserve">t </w:t>
        </w:r>
      </w:ins>
      <w:ins w:id="1173" w:author="Sergii" w:date="2026-10-21T10:52:48Z">
        <w:r>
          <w:rPr>
            <w:rFonts w:hint="default"/>
            <w:lang w:val="en-US"/>
          </w:rPr>
          <w:t>CC</w:t>
        </w:r>
      </w:ins>
      <w:ins w:id="1174" w:author="Sergii" w:date="2026-10-21T10:52:49Z">
        <w:r>
          <w:rPr>
            <w:rFonts w:hint="default"/>
            <w:lang w:val="en-US"/>
          </w:rPr>
          <w:t>T</w:t>
        </w:r>
      </w:ins>
      <w:ins w:id="1175" w:author="Sergii" w:date="2026-10-21T10:52:51Z">
        <w:r>
          <w:rPr>
            <w:rFonts w:hint="default"/>
            <w:lang w:val="en-US"/>
          </w:rPr>
          <w:t xml:space="preserve"> </w:t>
        </w:r>
      </w:ins>
      <w:ins w:id="1176" w:author="Sergii" w:date="2026-10-21T10:53:00Z">
        <w:r>
          <w:rPr>
            <w:rFonts w:hint="default"/>
            <w:lang w:val="en-US"/>
          </w:rPr>
          <w:t>Dub</w:t>
        </w:r>
      </w:ins>
      <w:ins w:id="1177" w:author="Sergii" w:date="2026-10-21T10:53:01Z">
        <w:r>
          <w:rPr>
            <w:rFonts w:hint="default"/>
            <w:lang w:val="en-US"/>
          </w:rPr>
          <w:t>li</w:t>
        </w:r>
      </w:ins>
      <w:ins w:id="1178" w:author="Sergii" w:date="2026-10-21T10:53:02Z">
        <w:r>
          <w:rPr>
            <w:rFonts w:hint="default"/>
            <w:lang w:val="en-US"/>
          </w:rPr>
          <w:t xml:space="preserve">n </w:t>
        </w:r>
      </w:ins>
      <w:ins w:id="1179" w:author="Sergii" w:date="2026-10-21T10:53:03Z">
        <w:r>
          <w:rPr>
            <w:rFonts w:hint="default"/>
            <w:lang w:val="en-US"/>
          </w:rPr>
          <w:t>C</w:t>
        </w:r>
      </w:ins>
      <w:ins w:id="1180" w:author="Sergii" w:date="2026-10-21T10:53:04Z">
        <w:r>
          <w:rPr>
            <w:rFonts w:hint="default"/>
            <w:lang w:val="en-US"/>
          </w:rPr>
          <w:t>oll</w:t>
        </w:r>
      </w:ins>
      <w:ins w:id="1181" w:author="Sergii" w:date="2026-10-21T10:53:06Z">
        <w:r>
          <w:rPr>
            <w:rFonts w:hint="default"/>
            <w:lang w:val="en-US"/>
          </w:rPr>
          <w:t>ege</w:t>
        </w:r>
      </w:ins>
      <w:ins w:id="1182" w:author="Sergii" w:date="2026-10-21T10:53:07Z">
        <w:r>
          <w:rPr>
            <w:rFonts w:hint="default"/>
            <w:lang w:val="en-US"/>
          </w:rPr>
          <w:t xml:space="preserve"> </w:t>
        </w:r>
      </w:ins>
      <w:ins w:id="1183" w:author="Sergii" w:date="2026-10-21T10:53:08Z">
        <w:r>
          <w:rPr>
            <w:rFonts w:hint="default"/>
            <w:lang w:val="en-US"/>
          </w:rPr>
          <w:t xml:space="preserve">is </w:t>
        </w:r>
      </w:ins>
      <w:ins w:id="1184" w:author="Sergii" w:date="2026-10-21T10:53:11Z">
        <w:r>
          <w:rPr>
            <w:rFonts w:hint="default"/>
            <w:lang w:val="en-US"/>
          </w:rPr>
          <w:t>a</w:t>
        </w:r>
      </w:ins>
      <w:ins w:id="1185" w:author="Sergii" w:date="2026-10-21T10:53:12Z">
        <w:r>
          <w:rPr>
            <w:rFonts w:hint="default"/>
            <w:lang w:val="en-US"/>
          </w:rPr>
          <w:t xml:space="preserve"> </w:t>
        </w:r>
      </w:ins>
      <w:ins w:id="1186" w:author="Sergii" w:date="2026-10-21T10:53:27Z">
        <w:r>
          <w:rPr>
            <w:rFonts w:hint="default"/>
            <w:lang w:val="en-US"/>
          </w:rPr>
          <w:t>real</w:t>
        </w:r>
      </w:ins>
      <w:ins w:id="1187" w:author="Sergii" w:date="2026-10-21T10:53:30Z">
        <w:r>
          <w:rPr>
            <w:rFonts w:hint="default"/>
            <w:lang w:val="en-US"/>
          </w:rPr>
          <w:t>ly</w:t>
        </w:r>
      </w:ins>
      <w:ins w:id="1188" w:author="Sergii" w:date="2026-10-21T10:53:31Z">
        <w:r>
          <w:rPr>
            <w:rFonts w:hint="default"/>
            <w:lang w:val="en-US"/>
          </w:rPr>
          <w:t xml:space="preserve"> </w:t>
        </w:r>
      </w:ins>
      <w:ins w:id="1189" w:author="Sergii" w:date="2026-10-21T10:53:35Z">
        <w:r>
          <w:rPr>
            <w:rFonts w:hint="default"/>
            <w:lang w:val="en-US"/>
          </w:rPr>
          <w:t>har</w:t>
        </w:r>
      </w:ins>
      <w:ins w:id="1190" w:author="Sergii" w:date="2026-10-21T10:53:36Z">
        <w:r>
          <w:rPr>
            <w:rFonts w:hint="default"/>
            <w:lang w:val="en-US"/>
          </w:rPr>
          <w:t xml:space="preserve">d </w:t>
        </w:r>
      </w:ins>
      <w:ins w:id="1191" w:author="Sergii" w:date="2026-10-21T10:53:37Z">
        <w:r>
          <w:rPr>
            <w:rFonts w:hint="default"/>
            <w:lang w:val="en-US"/>
          </w:rPr>
          <w:t>pro</w:t>
        </w:r>
      </w:ins>
      <w:ins w:id="1192" w:author="Sergii" w:date="2026-10-21T10:53:38Z">
        <w:r>
          <w:rPr>
            <w:rFonts w:hint="default"/>
            <w:lang w:val="en-US"/>
          </w:rPr>
          <w:t>ble</w:t>
        </w:r>
      </w:ins>
      <w:ins w:id="1193" w:author="Sergii" w:date="2026-10-21T10:53:39Z">
        <w:r>
          <w:rPr>
            <w:rFonts w:hint="default"/>
            <w:lang w:val="en-US"/>
          </w:rPr>
          <w:t>m</w:t>
        </w:r>
      </w:ins>
      <w:ins w:id="1194" w:author="Sergii" w:date="2026-10-21T10:53:40Z">
        <w:r>
          <w:rPr>
            <w:rFonts w:hint="default"/>
            <w:lang w:val="en-US"/>
          </w:rPr>
          <w:t>.</w:t>
        </w:r>
      </w:ins>
      <w:ins w:id="1195" w:author="Sergii" w:date="2026-10-21T10:53:41Z">
        <w:r>
          <w:rPr>
            <w:rFonts w:hint="default"/>
            <w:lang w:val="en-US"/>
          </w:rPr>
          <w:t xml:space="preserve"> </w:t>
        </w:r>
      </w:ins>
      <w:ins w:id="1196" w:author="Sergii" w:date="2026-10-21T10:55:36Z">
        <w:r>
          <w:rPr>
            <w:rFonts w:hint="default"/>
            <w:lang w:val="en-US"/>
          </w:rPr>
          <w:t>I</w:t>
        </w:r>
      </w:ins>
      <w:ins w:id="1197" w:author="Sergii" w:date="2026-10-21T10:55:37Z">
        <w:r>
          <w:rPr>
            <w:rFonts w:hint="default"/>
            <w:lang w:val="en-US"/>
          </w:rPr>
          <w:t>t</w:t>
        </w:r>
      </w:ins>
      <w:ins w:id="1198" w:author="Sergii" w:date="2026-10-21T10:55:47Z">
        <w:r>
          <w:rPr>
            <w:rFonts w:hint="default"/>
            <w:lang w:val="en-US"/>
          </w:rPr>
          <w:t xml:space="preserve"> h</w:t>
        </w:r>
      </w:ins>
      <w:ins w:id="1199" w:author="Sergii" w:date="2026-10-21T10:55:48Z">
        <w:r>
          <w:rPr>
            <w:rFonts w:hint="default"/>
            <w:lang w:val="en-US"/>
          </w:rPr>
          <w:t>ap</w:t>
        </w:r>
      </w:ins>
      <w:ins w:id="1200" w:author="Sergii" w:date="2026-10-21T10:55:49Z">
        <w:r>
          <w:rPr>
            <w:rFonts w:hint="default"/>
            <w:lang w:val="en-US"/>
          </w:rPr>
          <w:t>pe</w:t>
        </w:r>
      </w:ins>
      <w:ins w:id="1201" w:author="Sergii" w:date="2026-10-21T10:55:50Z">
        <w:r>
          <w:rPr>
            <w:rFonts w:hint="default"/>
            <w:lang w:val="en-US"/>
          </w:rPr>
          <w:t xml:space="preserve">ns </w:t>
        </w:r>
      </w:ins>
      <w:ins w:id="1202" w:author="Sergii" w:date="2026-10-21T10:55:51Z">
        <w:r>
          <w:rPr>
            <w:rFonts w:hint="default"/>
            <w:lang w:val="en-US"/>
          </w:rPr>
          <w:t>be</w:t>
        </w:r>
      </w:ins>
      <w:ins w:id="1203" w:author="Sergii" w:date="2026-10-21T10:55:52Z">
        <w:r>
          <w:rPr>
            <w:rFonts w:hint="default"/>
            <w:lang w:val="en-US"/>
          </w:rPr>
          <w:t>c</w:t>
        </w:r>
      </w:ins>
      <w:ins w:id="1204" w:author="Sergii" w:date="2026-10-21T10:55:53Z">
        <w:r>
          <w:rPr>
            <w:rFonts w:hint="default"/>
            <w:lang w:val="en-US"/>
          </w:rPr>
          <w:t>au</w:t>
        </w:r>
      </w:ins>
      <w:ins w:id="1205" w:author="Sergii" w:date="2026-10-21T10:55:54Z">
        <w:r>
          <w:rPr>
            <w:rFonts w:hint="default"/>
            <w:lang w:val="en-US"/>
          </w:rPr>
          <w:t xml:space="preserve">se </w:t>
        </w:r>
      </w:ins>
      <w:ins w:id="1206" w:author="Sergii" w:date="2026-10-21T10:55:55Z">
        <w:r>
          <w:rPr>
            <w:rFonts w:hint="default"/>
            <w:lang w:val="en-US"/>
          </w:rPr>
          <w:t>o</w:t>
        </w:r>
      </w:ins>
      <w:ins w:id="1207" w:author="Sergii" w:date="2026-10-21T10:55:56Z">
        <w:r>
          <w:rPr>
            <w:rFonts w:hint="default"/>
            <w:lang w:val="en-US"/>
          </w:rPr>
          <w:t xml:space="preserve">f </w:t>
        </w:r>
      </w:ins>
      <w:ins w:id="1208" w:author="Sergii" w:date="2026-10-21T10:55:57Z">
        <w:r>
          <w:rPr>
            <w:rFonts w:hint="default"/>
            <w:lang w:val="en-US"/>
          </w:rPr>
          <w:t>co</w:t>
        </w:r>
      </w:ins>
      <w:ins w:id="1209" w:author="Sergii" w:date="2026-10-21T10:55:58Z">
        <w:r>
          <w:rPr>
            <w:rFonts w:hint="default"/>
            <w:lang w:val="en-US"/>
          </w:rPr>
          <w:t>m</w:t>
        </w:r>
      </w:ins>
      <w:ins w:id="1210" w:author="Sergii" w:date="2026-10-21T10:55:59Z">
        <w:r>
          <w:rPr>
            <w:rFonts w:hint="default"/>
            <w:lang w:val="en-US"/>
          </w:rPr>
          <w:t>bin</w:t>
        </w:r>
      </w:ins>
      <w:ins w:id="1211" w:author="Sergii" w:date="2026-10-21T10:56:00Z">
        <w:r>
          <w:rPr>
            <w:rFonts w:hint="default"/>
            <w:lang w:val="en-US"/>
          </w:rPr>
          <w:t>a</w:t>
        </w:r>
      </w:ins>
      <w:ins w:id="1212" w:author="Sergii" w:date="2026-10-21T10:56:15Z">
        <w:r>
          <w:rPr>
            <w:rFonts w:hint="default"/>
            <w:lang w:val="en-US"/>
          </w:rPr>
          <w:t>tio</w:t>
        </w:r>
      </w:ins>
      <w:ins w:id="1213" w:author="Sergii" w:date="2026-10-21T10:56:16Z">
        <w:r>
          <w:rPr>
            <w:rFonts w:hint="default"/>
            <w:lang w:val="en-US"/>
          </w:rPr>
          <w:t xml:space="preserve">n </w:t>
        </w:r>
      </w:ins>
      <w:ins w:id="1214" w:author="Sergii" w:date="2026-10-21T10:56:17Z">
        <w:r>
          <w:rPr>
            <w:rFonts w:hint="default"/>
            <w:lang w:val="en-US"/>
          </w:rPr>
          <w:t>of</w:t>
        </w:r>
      </w:ins>
      <w:ins w:id="1215" w:author="Sergii" w:date="2026-10-21T10:56:18Z">
        <w:r>
          <w:rPr>
            <w:rFonts w:hint="default"/>
            <w:lang w:val="en-US"/>
          </w:rPr>
          <w:t xml:space="preserve"> </w:t>
        </w:r>
      </w:ins>
      <w:ins w:id="1216" w:author="Sergii" w:date="2026-10-21T10:56:24Z">
        <w:r>
          <w:rPr>
            <w:rFonts w:hint="default"/>
            <w:lang w:val="en-US"/>
          </w:rPr>
          <w:t>a</w:t>
        </w:r>
      </w:ins>
      <w:ins w:id="1217" w:author="Sergii" w:date="2026-10-21T10:56:25Z">
        <w:r>
          <w:rPr>
            <w:rFonts w:hint="default"/>
            <w:lang w:val="en-US"/>
          </w:rPr>
          <w:t>c</w:t>
        </w:r>
      </w:ins>
      <w:ins w:id="1218" w:author="Sergii" w:date="2026-10-21T10:56:28Z">
        <w:r>
          <w:rPr>
            <w:rFonts w:hint="default"/>
            <w:lang w:val="en-US"/>
          </w:rPr>
          <w:t>a</w:t>
        </w:r>
      </w:ins>
      <w:ins w:id="1219" w:author="Sergii" w:date="2026-10-21T10:56:31Z">
        <w:r>
          <w:rPr>
            <w:rFonts w:hint="default"/>
            <w:lang w:val="en-US"/>
          </w:rPr>
          <w:t>dem</w:t>
        </w:r>
      </w:ins>
      <w:ins w:id="1220" w:author="Sergii" w:date="2026-10-21T10:56:32Z">
        <w:r>
          <w:rPr>
            <w:rFonts w:hint="default"/>
            <w:lang w:val="en-US"/>
          </w:rPr>
          <w:t>ic</w:t>
        </w:r>
      </w:ins>
      <w:ins w:id="1221" w:author="Sergii" w:date="2026-10-21T10:56:33Z">
        <w:r>
          <w:rPr>
            <w:rFonts w:hint="default"/>
            <w:lang w:val="en-US"/>
          </w:rPr>
          <w:t>,</w:t>
        </w:r>
      </w:ins>
      <w:ins w:id="1222" w:author="Sergii" w:date="2026-10-21T10:56:34Z">
        <w:r>
          <w:rPr>
            <w:rFonts w:hint="default"/>
            <w:lang w:val="en-US"/>
          </w:rPr>
          <w:t xml:space="preserve"> </w:t>
        </w:r>
      </w:ins>
      <w:ins w:id="1223" w:author="Sergii" w:date="2026-10-21T10:56:35Z">
        <w:r>
          <w:rPr>
            <w:rFonts w:hint="default"/>
            <w:lang w:val="en-US"/>
          </w:rPr>
          <w:t>pe</w:t>
        </w:r>
      </w:ins>
      <w:ins w:id="1224" w:author="Sergii" w:date="2026-10-21T10:56:36Z">
        <w:r>
          <w:rPr>
            <w:rFonts w:hint="default"/>
            <w:lang w:val="en-US"/>
          </w:rPr>
          <w:t>rso</w:t>
        </w:r>
      </w:ins>
      <w:ins w:id="1225" w:author="Sergii" w:date="2026-10-21T10:56:37Z">
        <w:r>
          <w:rPr>
            <w:rFonts w:hint="default"/>
            <w:lang w:val="en-US"/>
          </w:rPr>
          <w:t>nal</w:t>
        </w:r>
      </w:ins>
      <w:ins w:id="1226" w:author="Sergii" w:date="2026-10-21T10:56:39Z">
        <w:r>
          <w:rPr>
            <w:rFonts w:hint="default"/>
            <w:lang w:val="en-US"/>
          </w:rPr>
          <w:t>,</w:t>
        </w:r>
      </w:ins>
      <w:ins w:id="1227" w:author="Sergii" w:date="2026-10-21T10:56:53Z">
        <w:r>
          <w:rPr>
            <w:rFonts w:hint="default"/>
            <w:lang w:val="en-US"/>
          </w:rPr>
          <w:t xml:space="preserve"> </w:t>
        </w:r>
      </w:ins>
      <w:ins w:id="1228" w:author="Sergii" w:date="2026-10-21T10:56:57Z">
        <w:r>
          <w:rPr>
            <w:rFonts w:hint="default"/>
            <w:lang w:val="en-US"/>
          </w:rPr>
          <w:t>and</w:t>
        </w:r>
      </w:ins>
      <w:ins w:id="1229" w:author="Sergii" w:date="2026-10-21T10:56:58Z">
        <w:r>
          <w:rPr>
            <w:rFonts w:hint="default"/>
            <w:lang w:val="en-US"/>
          </w:rPr>
          <w:t xml:space="preserve"> </w:t>
        </w:r>
      </w:ins>
      <w:ins w:id="1230" w:author="Sergii" w:date="2026-10-21T10:56:59Z">
        <w:r>
          <w:rPr>
            <w:rFonts w:hint="default"/>
            <w:lang w:val="en-US"/>
          </w:rPr>
          <w:t>e</w:t>
        </w:r>
      </w:ins>
      <w:ins w:id="1231" w:author="Sergii" w:date="2026-10-21T10:57:00Z">
        <w:r>
          <w:rPr>
            <w:rFonts w:hint="default"/>
            <w:lang w:val="en-US"/>
          </w:rPr>
          <w:t>co</w:t>
        </w:r>
      </w:ins>
      <w:ins w:id="1232" w:author="Sergii" w:date="2026-10-21T10:57:01Z">
        <w:r>
          <w:rPr>
            <w:rFonts w:hint="default"/>
            <w:lang w:val="en-US"/>
          </w:rPr>
          <w:t>nom</w:t>
        </w:r>
      </w:ins>
      <w:ins w:id="1233" w:author="Sergii" w:date="2026-10-21T10:57:02Z">
        <w:r>
          <w:rPr>
            <w:rFonts w:hint="default"/>
            <w:lang w:val="en-US"/>
          </w:rPr>
          <w:t>ical</w:t>
        </w:r>
      </w:ins>
      <w:ins w:id="1234" w:author="Sergii" w:date="2026-10-21T10:57:03Z">
        <w:r>
          <w:rPr>
            <w:rFonts w:hint="default"/>
            <w:lang w:val="en-US"/>
          </w:rPr>
          <w:t xml:space="preserve"> </w:t>
        </w:r>
      </w:ins>
      <w:ins w:id="1235" w:author="Sergii" w:date="2026-10-21T10:57:04Z">
        <w:r>
          <w:rPr>
            <w:rFonts w:hint="default"/>
            <w:lang w:val="en-US"/>
          </w:rPr>
          <w:t>p</w:t>
        </w:r>
      </w:ins>
      <w:ins w:id="1236" w:author="Sergii" w:date="2026-10-21T10:57:05Z">
        <w:r>
          <w:rPr>
            <w:rFonts w:hint="default"/>
            <w:lang w:val="en-US"/>
          </w:rPr>
          <w:t>ro</w:t>
        </w:r>
      </w:ins>
      <w:ins w:id="1237" w:author="Sergii" w:date="2026-10-21T10:57:06Z">
        <w:r>
          <w:rPr>
            <w:rFonts w:hint="default"/>
            <w:lang w:val="en-US"/>
          </w:rPr>
          <w:t>ble</w:t>
        </w:r>
      </w:ins>
      <w:ins w:id="1238" w:author="Sergii" w:date="2026-10-21T10:57:08Z">
        <w:r>
          <w:rPr>
            <w:rFonts w:hint="default"/>
            <w:lang w:val="en-US"/>
          </w:rPr>
          <w:t>ms</w:t>
        </w:r>
      </w:ins>
      <w:ins w:id="1239" w:author="Sergii" w:date="2026-10-21T10:57:10Z">
        <w:r>
          <w:rPr>
            <w:rFonts w:hint="default"/>
            <w:lang w:val="en-US"/>
          </w:rPr>
          <w:t>.</w:t>
        </w:r>
      </w:ins>
      <w:ins w:id="1240" w:author="Sergii" w:date="2026-10-21T10:57:11Z">
        <w:r>
          <w:rPr>
            <w:rFonts w:hint="default"/>
            <w:lang w:val="en-US"/>
          </w:rPr>
          <w:t xml:space="preserve"> </w:t>
        </w:r>
      </w:ins>
      <w:ins w:id="1241" w:author="Sergii" w:date="2026-10-21T10:57:14Z">
        <w:r>
          <w:rPr>
            <w:rFonts w:hint="default"/>
            <w:lang w:val="en-US"/>
          </w:rPr>
          <w:t>F</w:t>
        </w:r>
      </w:ins>
      <w:ins w:id="1242" w:author="Sergii" w:date="2026-10-21T10:57:15Z">
        <w:r>
          <w:rPr>
            <w:rFonts w:hint="default"/>
            <w:lang w:val="en-US"/>
          </w:rPr>
          <w:t xml:space="preserve">or </w:t>
        </w:r>
      </w:ins>
      <w:ins w:id="1243" w:author="Sergii" w:date="2026-10-21T10:57:17Z">
        <w:r>
          <w:rPr>
            <w:rFonts w:hint="default"/>
            <w:lang w:val="en-US"/>
          </w:rPr>
          <w:t xml:space="preserve">the </w:t>
        </w:r>
      </w:ins>
      <w:ins w:id="1244" w:author="Sergii" w:date="2026-10-21T10:57:18Z">
        <w:r>
          <w:rPr>
            <w:rFonts w:hint="default"/>
            <w:lang w:val="en-US"/>
          </w:rPr>
          <w:t>colle</w:t>
        </w:r>
      </w:ins>
      <w:ins w:id="1245" w:author="Sergii" w:date="2026-10-21T10:57:19Z">
        <w:r>
          <w:rPr>
            <w:rFonts w:hint="default"/>
            <w:lang w:val="en-US"/>
          </w:rPr>
          <w:t>ge</w:t>
        </w:r>
      </w:ins>
      <w:ins w:id="1246" w:author="Sergii" w:date="2026-10-21T10:57:22Z">
        <w:r>
          <w:rPr>
            <w:rFonts w:hint="default"/>
            <w:lang w:val="en-US"/>
          </w:rPr>
          <w:t xml:space="preserve">, </w:t>
        </w:r>
      </w:ins>
      <w:ins w:id="1247" w:author="Sergii" w:date="2026-10-21T10:57:23Z">
        <w:r>
          <w:rPr>
            <w:rFonts w:hint="default"/>
            <w:lang w:val="en-US"/>
          </w:rPr>
          <w:t xml:space="preserve">is </w:t>
        </w:r>
      </w:ins>
      <w:ins w:id="1248" w:author="Sergii" w:date="2026-10-21T10:57:24Z">
        <w:r>
          <w:rPr>
            <w:rFonts w:hint="default"/>
            <w:lang w:val="en-US"/>
          </w:rPr>
          <w:t xml:space="preserve">is </w:t>
        </w:r>
      </w:ins>
      <w:ins w:id="1249" w:author="Sergii" w:date="2026-10-21T10:57:25Z">
        <w:r>
          <w:rPr>
            <w:rFonts w:hint="default"/>
            <w:lang w:val="en-US"/>
          </w:rPr>
          <w:t>d</w:t>
        </w:r>
      </w:ins>
      <w:ins w:id="1250" w:author="Sergii" w:date="2026-10-21T10:57:26Z">
        <w:r>
          <w:rPr>
            <w:rFonts w:hint="default"/>
            <w:lang w:val="en-US"/>
          </w:rPr>
          <w:t>iff</w:t>
        </w:r>
      </w:ins>
      <w:ins w:id="1251" w:author="Sergii" w:date="2026-10-21T10:57:27Z">
        <w:r>
          <w:rPr>
            <w:rFonts w:hint="default"/>
            <w:lang w:val="en-US"/>
          </w:rPr>
          <w:t>i</w:t>
        </w:r>
      </w:ins>
      <w:ins w:id="1252" w:author="Sergii" w:date="2026-10-21T10:57:28Z">
        <w:r>
          <w:rPr>
            <w:rFonts w:hint="default"/>
            <w:lang w:val="en-US"/>
          </w:rPr>
          <w:t>cu</w:t>
        </w:r>
      </w:ins>
      <w:ins w:id="1253" w:author="Sergii" w:date="2026-10-21T10:57:29Z">
        <w:r>
          <w:rPr>
            <w:rFonts w:hint="default"/>
            <w:lang w:val="en-US"/>
          </w:rPr>
          <w:t>l</w:t>
        </w:r>
      </w:ins>
      <w:ins w:id="1254" w:author="Sergii" w:date="2026-10-21T10:57:30Z">
        <w:r>
          <w:rPr>
            <w:rFonts w:hint="default"/>
            <w:lang w:val="en-US"/>
          </w:rPr>
          <w:t>t t</w:t>
        </w:r>
      </w:ins>
      <w:ins w:id="1255" w:author="Sergii" w:date="2026-10-21T10:57:31Z">
        <w:r>
          <w:rPr>
            <w:rFonts w:hint="default"/>
            <w:lang w:val="en-US"/>
          </w:rPr>
          <w:t>o se</w:t>
        </w:r>
      </w:ins>
      <w:ins w:id="1256" w:author="Sergii" w:date="2026-10-21T10:57:32Z">
        <w:r>
          <w:rPr>
            <w:rFonts w:hint="default"/>
            <w:lang w:val="en-US"/>
          </w:rPr>
          <w:t xml:space="preserve">e </w:t>
        </w:r>
      </w:ins>
      <w:ins w:id="1257" w:author="Sergii" w:date="2026-10-21T10:57:33Z">
        <w:r>
          <w:rPr>
            <w:rFonts w:hint="default"/>
            <w:lang w:val="en-US"/>
          </w:rPr>
          <w:t>who</w:t>
        </w:r>
      </w:ins>
      <w:ins w:id="1258" w:author="Sergii" w:date="2026-10-21T10:57:40Z">
        <w:r>
          <w:rPr>
            <w:rFonts w:hint="default"/>
            <w:lang w:val="en-US"/>
          </w:rPr>
          <w:t xml:space="preserve"> is </w:t>
        </w:r>
      </w:ins>
      <w:ins w:id="1259" w:author="Sergii" w:date="2026-10-21T10:57:41Z">
        <w:r>
          <w:rPr>
            <w:rFonts w:hint="default"/>
            <w:lang w:val="en-US"/>
          </w:rPr>
          <w:t>at</w:t>
        </w:r>
      </w:ins>
      <w:ins w:id="1260" w:author="Sergii" w:date="2026-10-21T10:57:42Z">
        <w:r>
          <w:rPr>
            <w:rFonts w:hint="default"/>
            <w:lang w:val="en-US"/>
          </w:rPr>
          <w:t xml:space="preserve"> </w:t>
        </w:r>
      </w:ins>
      <w:ins w:id="1261" w:author="Sergii" w:date="2026-10-21T10:57:43Z">
        <w:r>
          <w:rPr>
            <w:rFonts w:hint="default"/>
            <w:lang w:val="en-US"/>
          </w:rPr>
          <w:t>ris</w:t>
        </w:r>
      </w:ins>
      <w:ins w:id="1262" w:author="Sergii" w:date="2026-10-21T10:57:44Z">
        <w:r>
          <w:rPr>
            <w:rFonts w:hint="default"/>
            <w:lang w:val="en-US"/>
          </w:rPr>
          <w:t>k</w:t>
        </w:r>
      </w:ins>
      <w:ins w:id="1263" w:author="Sergii" w:date="2026-10-21T10:57:45Z">
        <w:r>
          <w:rPr>
            <w:rFonts w:hint="default"/>
            <w:lang w:val="en-US"/>
          </w:rPr>
          <w:t>.</w:t>
        </w:r>
      </w:ins>
      <w:ins w:id="1264" w:author="Sergii" w:date="2026-10-21T10:57:46Z">
        <w:r>
          <w:rPr>
            <w:rFonts w:hint="default"/>
            <w:lang w:val="en-US"/>
          </w:rPr>
          <w:t xml:space="preserve"> </w:t>
        </w:r>
      </w:ins>
      <w:ins w:id="1265" w:author="Sergii" w:date="2026-10-21T10:57:50Z">
        <w:r>
          <w:rPr>
            <w:rFonts w:hint="default"/>
            <w:lang w:val="en-US"/>
          </w:rPr>
          <w:t>Us</w:t>
        </w:r>
      </w:ins>
      <w:ins w:id="1266" w:author="Sergii" w:date="2026-10-21T10:57:51Z">
        <w:r>
          <w:rPr>
            <w:rFonts w:hint="default"/>
            <w:lang w:val="en-US"/>
          </w:rPr>
          <w:t>ual</w:t>
        </w:r>
      </w:ins>
      <w:ins w:id="1267" w:author="Sergii" w:date="2026-10-21T10:57:53Z">
        <w:r>
          <w:rPr>
            <w:rFonts w:hint="default"/>
            <w:lang w:val="en-US"/>
          </w:rPr>
          <w:t>l</w:t>
        </w:r>
      </w:ins>
      <w:ins w:id="1268" w:author="Sergii" w:date="2026-10-21T10:57:54Z">
        <w:r>
          <w:rPr>
            <w:rFonts w:hint="default"/>
            <w:lang w:val="en-US"/>
          </w:rPr>
          <w:t>y</w:t>
        </w:r>
      </w:ins>
      <w:ins w:id="1269" w:author="Sergii" w:date="2026-10-21T10:57:56Z">
        <w:r>
          <w:rPr>
            <w:rFonts w:hint="default"/>
            <w:lang w:val="en-US"/>
          </w:rPr>
          <w:t xml:space="preserve">, </w:t>
        </w:r>
      </w:ins>
      <w:ins w:id="1270" w:author="Sergii" w:date="2026-10-21T10:57:57Z">
        <w:r>
          <w:rPr>
            <w:rFonts w:hint="default"/>
            <w:lang w:val="en-US"/>
          </w:rPr>
          <w:t>ba</w:t>
        </w:r>
      </w:ins>
      <w:ins w:id="1271" w:author="Sergii" w:date="2026-10-21T10:57:59Z">
        <w:r>
          <w:rPr>
            <w:rFonts w:hint="default"/>
            <w:lang w:val="en-US"/>
          </w:rPr>
          <w:t xml:space="preserve">d </w:t>
        </w:r>
      </w:ins>
      <w:ins w:id="1272" w:author="Sergii" w:date="2026-10-21T10:58:00Z">
        <w:r>
          <w:rPr>
            <w:rFonts w:hint="default"/>
            <w:lang w:val="en-US"/>
          </w:rPr>
          <w:t>gr</w:t>
        </w:r>
      </w:ins>
      <w:ins w:id="1273" w:author="Sergii" w:date="2026-10-21T10:58:01Z">
        <w:r>
          <w:rPr>
            <w:rFonts w:hint="default"/>
            <w:lang w:val="en-US"/>
          </w:rPr>
          <w:t>a</w:t>
        </w:r>
      </w:ins>
      <w:ins w:id="1274" w:author="Sergii" w:date="2026-10-21T10:58:03Z">
        <w:r>
          <w:rPr>
            <w:rFonts w:hint="default"/>
            <w:lang w:val="en-US"/>
          </w:rPr>
          <w:t>de</w:t>
        </w:r>
      </w:ins>
      <w:ins w:id="1275" w:author="Sergii" w:date="2026-10-21T10:58:04Z">
        <w:r>
          <w:rPr>
            <w:rFonts w:hint="default"/>
            <w:lang w:val="en-US"/>
          </w:rPr>
          <w:t>s</w:t>
        </w:r>
      </w:ins>
      <w:ins w:id="1276" w:author="Sergii" w:date="2026-10-21T11:02:02Z">
        <w:r>
          <w:rPr>
            <w:rFonts w:hint="default"/>
            <w:lang w:val="en-US"/>
          </w:rPr>
          <w:t>,</w:t>
        </w:r>
      </w:ins>
      <w:ins w:id="1277" w:author="Sergii" w:date="2026-10-21T11:02:03Z">
        <w:r>
          <w:rPr>
            <w:rFonts w:hint="default"/>
            <w:lang w:val="en-US"/>
          </w:rPr>
          <w:t xml:space="preserve"> </w:t>
        </w:r>
      </w:ins>
      <w:ins w:id="1278" w:author="Sergii" w:date="2026-10-21T11:02:04Z">
        <w:r>
          <w:rPr>
            <w:rFonts w:hint="default"/>
            <w:lang w:val="en-US"/>
          </w:rPr>
          <w:t>l</w:t>
        </w:r>
      </w:ins>
      <w:ins w:id="1279" w:author="Sergii" w:date="2026-10-21T11:02:05Z">
        <w:r>
          <w:rPr>
            <w:rFonts w:hint="default"/>
            <w:lang w:val="en-US"/>
          </w:rPr>
          <w:t>ate</w:t>
        </w:r>
      </w:ins>
      <w:ins w:id="1280" w:author="Sergii" w:date="2026-10-21T11:02:06Z">
        <w:r>
          <w:rPr>
            <w:rFonts w:hint="default"/>
            <w:lang w:val="en-US"/>
          </w:rPr>
          <w:t xml:space="preserve"> </w:t>
        </w:r>
      </w:ins>
      <w:ins w:id="1281" w:author="Sergii" w:date="2026-10-21T11:02:07Z">
        <w:r>
          <w:rPr>
            <w:rFonts w:hint="default"/>
            <w:lang w:val="en-US"/>
          </w:rPr>
          <w:t>t</w:t>
        </w:r>
      </w:ins>
      <w:ins w:id="1282" w:author="Sergii" w:date="2026-10-21T11:02:08Z">
        <w:r>
          <w:rPr>
            <w:rFonts w:hint="default"/>
            <w:lang w:val="en-US"/>
          </w:rPr>
          <w:t>u</w:t>
        </w:r>
      </w:ins>
      <w:ins w:id="1283" w:author="Sergii" w:date="2026-10-21T11:02:09Z">
        <w:r>
          <w:rPr>
            <w:rFonts w:hint="default"/>
            <w:lang w:val="en-US"/>
          </w:rPr>
          <w:t>itio</w:t>
        </w:r>
      </w:ins>
      <w:ins w:id="1284" w:author="Sergii" w:date="2026-10-21T11:02:10Z">
        <w:r>
          <w:rPr>
            <w:rFonts w:hint="default"/>
            <w:lang w:val="en-US"/>
          </w:rPr>
          <w:t xml:space="preserve">n </w:t>
        </w:r>
      </w:ins>
      <w:ins w:id="1285" w:author="Sergii" w:date="2026-10-21T11:02:11Z">
        <w:r>
          <w:rPr>
            <w:rFonts w:hint="default"/>
            <w:lang w:val="en-US"/>
          </w:rPr>
          <w:t>p</w:t>
        </w:r>
      </w:ins>
      <w:ins w:id="1286" w:author="Sergii" w:date="2026-10-21T11:02:12Z">
        <w:r>
          <w:rPr>
            <w:rFonts w:hint="default"/>
            <w:lang w:val="en-US"/>
          </w:rPr>
          <w:t>aym</w:t>
        </w:r>
      </w:ins>
      <w:ins w:id="1287" w:author="Sergii" w:date="2026-10-21T11:02:13Z">
        <w:r>
          <w:rPr>
            <w:rFonts w:hint="default"/>
            <w:lang w:val="en-US"/>
          </w:rPr>
          <w:t>en</w:t>
        </w:r>
      </w:ins>
      <w:ins w:id="1288" w:author="Sergii" w:date="2026-10-21T11:02:14Z">
        <w:r>
          <w:rPr>
            <w:rFonts w:hint="default"/>
            <w:lang w:val="en-US"/>
          </w:rPr>
          <w:t>ts</w:t>
        </w:r>
      </w:ins>
      <w:ins w:id="1289" w:author="Sergii" w:date="2026-10-21T11:02:15Z">
        <w:r>
          <w:rPr>
            <w:rFonts w:hint="default"/>
            <w:lang w:val="en-US"/>
          </w:rPr>
          <w:t xml:space="preserve"> </w:t>
        </w:r>
      </w:ins>
      <w:ins w:id="1290" w:author="Sergii" w:date="2026-10-21T11:02:16Z">
        <w:r>
          <w:rPr>
            <w:rFonts w:hint="default"/>
            <w:lang w:val="en-US"/>
          </w:rPr>
          <w:t>or</w:t>
        </w:r>
      </w:ins>
      <w:ins w:id="1291" w:author="Sergii" w:date="2026-10-21T11:02:17Z">
        <w:r>
          <w:rPr>
            <w:rFonts w:hint="default"/>
            <w:lang w:val="en-US"/>
          </w:rPr>
          <w:t xml:space="preserve"> </w:t>
        </w:r>
      </w:ins>
      <w:ins w:id="1292" w:author="Sergii" w:date="2026-10-21T11:02:19Z">
        <w:r>
          <w:rPr>
            <w:rFonts w:hint="default"/>
            <w:lang w:val="en-US"/>
          </w:rPr>
          <w:t>co</w:t>
        </w:r>
      </w:ins>
      <w:ins w:id="1293" w:author="Sergii" w:date="2026-10-21T11:02:20Z">
        <w:r>
          <w:rPr>
            <w:rFonts w:hint="default"/>
            <w:lang w:val="en-US"/>
          </w:rPr>
          <w:t>m</w:t>
        </w:r>
      </w:ins>
      <w:ins w:id="1294" w:author="Sergii" w:date="2026-10-21T11:02:21Z">
        <w:r>
          <w:rPr>
            <w:rFonts w:hint="default"/>
            <w:lang w:val="en-US"/>
          </w:rPr>
          <w:t>ple</w:t>
        </w:r>
      </w:ins>
      <w:ins w:id="1295" w:author="Sergii" w:date="2026-10-21T11:02:22Z">
        <w:r>
          <w:rPr>
            <w:rFonts w:hint="default"/>
            <w:lang w:val="en-US"/>
          </w:rPr>
          <w:t xml:space="preserve">te </w:t>
        </w:r>
      </w:ins>
      <w:ins w:id="1296" w:author="Sergii" w:date="2026-10-21T11:02:23Z">
        <w:r>
          <w:rPr>
            <w:rFonts w:hint="default"/>
            <w:lang w:val="en-US"/>
          </w:rPr>
          <w:t>non</w:t>
        </w:r>
      </w:ins>
      <w:ins w:id="1297" w:author="Sergii" w:date="2026-10-21T11:02:25Z">
        <w:r>
          <w:rPr>
            <w:rFonts w:hint="default"/>
            <w:lang w:val="en-US"/>
          </w:rPr>
          <w:t>-p</w:t>
        </w:r>
      </w:ins>
      <w:ins w:id="1298" w:author="Sergii" w:date="2026-10-21T11:02:26Z">
        <w:r>
          <w:rPr>
            <w:rFonts w:hint="default"/>
            <w:lang w:val="en-US"/>
          </w:rPr>
          <w:t>ay</w:t>
        </w:r>
      </w:ins>
      <w:ins w:id="1299" w:author="Sergii" w:date="2026-10-21T11:02:27Z">
        <w:r>
          <w:rPr>
            <w:rFonts w:hint="default"/>
            <w:lang w:val="en-US"/>
          </w:rPr>
          <w:t>men</w:t>
        </w:r>
      </w:ins>
      <w:ins w:id="1300" w:author="Sergii" w:date="2026-10-21T11:02:28Z">
        <w:r>
          <w:rPr>
            <w:rFonts w:hint="default"/>
            <w:lang w:val="en-US"/>
          </w:rPr>
          <w:t>t</w:t>
        </w:r>
      </w:ins>
      <w:ins w:id="1301" w:author="Sergii" w:date="2026-10-21T11:02:30Z">
        <w:r>
          <w:rPr>
            <w:rFonts w:hint="default"/>
            <w:lang w:val="en-US"/>
          </w:rPr>
          <w:t xml:space="preserve">, </w:t>
        </w:r>
      </w:ins>
      <w:ins w:id="1302" w:author="Sergii" w:date="2026-10-21T11:02:34Z">
        <w:r>
          <w:rPr>
            <w:rFonts w:hint="default"/>
            <w:lang w:val="en-US"/>
          </w:rPr>
          <w:t>an</w:t>
        </w:r>
      </w:ins>
      <w:ins w:id="1303" w:author="Sergii" w:date="2026-10-21T11:02:35Z">
        <w:r>
          <w:rPr>
            <w:rFonts w:hint="default"/>
            <w:lang w:val="en-US"/>
          </w:rPr>
          <w:t xml:space="preserve">d </w:t>
        </w:r>
      </w:ins>
      <w:ins w:id="1304" w:author="Sergii" w:date="2026-10-21T11:02:36Z">
        <w:r>
          <w:rPr>
            <w:rFonts w:hint="default"/>
            <w:lang w:val="en-US"/>
          </w:rPr>
          <w:t>fr</w:t>
        </w:r>
      </w:ins>
      <w:ins w:id="1305" w:author="Sergii" w:date="2026-10-21T11:02:37Z">
        <w:r>
          <w:rPr>
            <w:rFonts w:hint="default"/>
            <w:lang w:val="en-US"/>
          </w:rPr>
          <w:t>eq</w:t>
        </w:r>
      </w:ins>
      <w:ins w:id="1306" w:author="Sergii" w:date="2026-10-21T11:02:38Z">
        <w:r>
          <w:rPr>
            <w:rFonts w:hint="default"/>
            <w:lang w:val="en-US"/>
          </w:rPr>
          <w:t>u</w:t>
        </w:r>
      </w:ins>
      <w:ins w:id="1307" w:author="Sergii" w:date="2026-10-21T11:02:39Z">
        <w:r>
          <w:rPr>
            <w:rFonts w:hint="default"/>
            <w:lang w:val="en-US"/>
          </w:rPr>
          <w:t>en</w:t>
        </w:r>
      </w:ins>
      <w:ins w:id="1308" w:author="Sergii" w:date="2026-10-21T11:02:40Z">
        <w:r>
          <w:rPr>
            <w:rFonts w:hint="default"/>
            <w:lang w:val="en-US"/>
          </w:rPr>
          <w:t xml:space="preserve">t </w:t>
        </w:r>
      </w:ins>
      <w:ins w:id="1309" w:author="Sergii" w:date="2026-10-21T11:02:41Z">
        <w:r>
          <w:rPr>
            <w:rFonts w:hint="default"/>
            <w:lang w:val="en-US"/>
          </w:rPr>
          <w:t>a</w:t>
        </w:r>
      </w:ins>
      <w:ins w:id="1310" w:author="Sergii" w:date="2026-10-21T11:02:42Z">
        <w:r>
          <w:rPr>
            <w:rFonts w:hint="default"/>
            <w:lang w:val="en-US"/>
          </w:rPr>
          <w:t>bs</w:t>
        </w:r>
      </w:ins>
      <w:ins w:id="1311" w:author="Sergii" w:date="2026-10-21T11:02:43Z">
        <w:r>
          <w:rPr>
            <w:rFonts w:hint="default"/>
            <w:lang w:val="en-US"/>
          </w:rPr>
          <w:t>e</w:t>
        </w:r>
      </w:ins>
      <w:ins w:id="1312" w:author="Sergii" w:date="2026-10-21T11:02:44Z">
        <w:r>
          <w:rPr>
            <w:rFonts w:hint="default"/>
            <w:lang w:val="en-US"/>
          </w:rPr>
          <w:t>n</w:t>
        </w:r>
      </w:ins>
      <w:ins w:id="1313" w:author="Sergii" w:date="2026-10-21T11:02:45Z">
        <w:r>
          <w:rPr>
            <w:rFonts w:hint="default"/>
            <w:lang w:val="en-US"/>
          </w:rPr>
          <w:t>te</w:t>
        </w:r>
      </w:ins>
      <w:ins w:id="1314" w:author="Sergii" w:date="2026-10-21T11:02:46Z">
        <w:r>
          <w:rPr>
            <w:rFonts w:hint="default"/>
            <w:lang w:val="en-US"/>
          </w:rPr>
          <w:t>e</w:t>
        </w:r>
      </w:ins>
      <w:ins w:id="1315" w:author="Sergii" w:date="2026-10-21T11:02:50Z">
        <w:r>
          <w:rPr>
            <w:rFonts w:hint="default"/>
            <w:lang w:val="en-US"/>
          </w:rPr>
          <w:t>is</w:t>
        </w:r>
      </w:ins>
      <w:ins w:id="1316" w:author="Sergii" w:date="2026-10-21T11:02:51Z">
        <w:r>
          <w:rPr>
            <w:rFonts w:hint="default"/>
            <w:lang w:val="en-US"/>
          </w:rPr>
          <w:t>m</w:t>
        </w:r>
      </w:ins>
      <w:ins w:id="1317" w:author="Sergii" w:date="2026-10-21T11:02:53Z">
        <w:r>
          <w:rPr>
            <w:rFonts w:hint="default"/>
            <w:lang w:val="en-US"/>
          </w:rPr>
          <w:t xml:space="preserve"> fro</w:t>
        </w:r>
      </w:ins>
      <w:ins w:id="1318" w:author="Sergii" w:date="2026-10-21T11:02:54Z">
        <w:r>
          <w:rPr>
            <w:rFonts w:hint="default"/>
            <w:lang w:val="en-US"/>
          </w:rPr>
          <w:t xml:space="preserve">m </w:t>
        </w:r>
      </w:ins>
      <w:ins w:id="1319" w:author="Sergii" w:date="2026-10-21T11:02:55Z">
        <w:r>
          <w:rPr>
            <w:rFonts w:hint="default"/>
            <w:lang w:val="en-US"/>
          </w:rPr>
          <w:t>lec</w:t>
        </w:r>
      </w:ins>
      <w:ins w:id="1320" w:author="Sergii" w:date="2026-10-21T11:02:56Z">
        <w:r>
          <w:rPr>
            <w:rFonts w:hint="default"/>
            <w:lang w:val="en-US"/>
          </w:rPr>
          <w:t>ture</w:t>
        </w:r>
      </w:ins>
      <w:ins w:id="1321" w:author="Sergii" w:date="2026-10-21T11:02:57Z">
        <w:r>
          <w:rPr>
            <w:rFonts w:hint="default"/>
            <w:lang w:val="en-US"/>
          </w:rPr>
          <w:t>s</w:t>
        </w:r>
      </w:ins>
      <w:ins w:id="1322" w:author="Sergii" w:date="2026-10-21T11:02:58Z">
        <w:r>
          <w:rPr>
            <w:rFonts w:hint="default"/>
            <w:lang w:val="en-US"/>
          </w:rPr>
          <w:t xml:space="preserve"> ar</w:t>
        </w:r>
      </w:ins>
      <w:ins w:id="1323" w:author="Sergii" w:date="2026-10-21T11:02:59Z">
        <w:r>
          <w:rPr>
            <w:rFonts w:hint="default"/>
            <w:lang w:val="en-US"/>
          </w:rPr>
          <w:t xml:space="preserve">e </w:t>
        </w:r>
      </w:ins>
      <w:ins w:id="1324" w:author="Sergii" w:date="2026-10-21T11:03:00Z">
        <w:r>
          <w:rPr>
            <w:rFonts w:hint="default"/>
            <w:lang w:val="en-US"/>
          </w:rPr>
          <w:t>jus</w:t>
        </w:r>
      </w:ins>
      <w:ins w:id="1325" w:author="Sergii" w:date="2026-10-21T11:03:01Z">
        <w:r>
          <w:rPr>
            <w:rFonts w:hint="default"/>
            <w:lang w:val="en-US"/>
          </w:rPr>
          <w:t xml:space="preserve">t </w:t>
        </w:r>
      </w:ins>
      <w:ins w:id="1326" w:author="Sergii" w:date="2026-10-21T11:03:02Z">
        <w:r>
          <w:rPr>
            <w:rFonts w:hint="default"/>
            <w:lang w:val="en-US"/>
          </w:rPr>
          <w:t xml:space="preserve">the </w:t>
        </w:r>
      </w:ins>
      <w:ins w:id="1327" w:author="Sergii" w:date="2026-10-21T11:03:03Z">
        <w:r>
          <w:rPr>
            <w:rFonts w:hint="default"/>
            <w:lang w:val="en-US"/>
          </w:rPr>
          <w:t>fi</w:t>
        </w:r>
      </w:ins>
      <w:ins w:id="1328" w:author="Sergii" w:date="2026-10-21T11:03:04Z">
        <w:r>
          <w:rPr>
            <w:rFonts w:hint="default"/>
            <w:lang w:val="en-US"/>
          </w:rPr>
          <w:t xml:space="preserve">nal </w:t>
        </w:r>
      </w:ins>
      <w:ins w:id="1329" w:author="Sergii" w:date="2026-10-21T11:03:05Z">
        <w:r>
          <w:rPr>
            <w:rFonts w:hint="default"/>
            <w:lang w:val="en-US"/>
          </w:rPr>
          <w:t>res</w:t>
        </w:r>
      </w:ins>
      <w:ins w:id="1330" w:author="Sergii" w:date="2026-10-21T11:03:06Z">
        <w:r>
          <w:rPr>
            <w:rFonts w:hint="default"/>
            <w:lang w:val="en-US"/>
          </w:rPr>
          <w:t>u</w:t>
        </w:r>
      </w:ins>
      <w:ins w:id="1331" w:author="Sergii" w:date="2026-10-21T11:03:07Z">
        <w:r>
          <w:rPr>
            <w:rFonts w:hint="default"/>
            <w:lang w:val="en-US"/>
          </w:rPr>
          <w:t>lts</w:t>
        </w:r>
      </w:ins>
      <w:ins w:id="1332" w:author="Sergii" w:date="2026-10-21T11:03:08Z">
        <w:r>
          <w:rPr>
            <w:rFonts w:hint="default"/>
            <w:lang w:val="en-US"/>
          </w:rPr>
          <w:t xml:space="preserve"> </w:t>
        </w:r>
      </w:ins>
      <w:ins w:id="1333" w:author="Sergii" w:date="2026-10-21T11:03:09Z">
        <w:r>
          <w:rPr>
            <w:rFonts w:hint="default"/>
            <w:lang w:val="en-US"/>
          </w:rPr>
          <w:t xml:space="preserve">of </w:t>
        </w:r>
      </w:ins>
      <w:ins w:id="1334" w:author="Sergii" w:date="2026-10-21T11:03:10Z">
        <w:r>
          <w:rPr>
            <w:rFonts w:hint="default"/>
            <w:lang w:val="en-US"/>
          </w:rPr>
          <w:t xml:space="preserve">a </w:t>
        </w:r>
      </w:ins>
      <w:ins w:id="1335" w:author="Sergii" w:date="2026-10-21T11:03:11Z">
        <w:r>
          <w:rPr>
            <w:rFonts w:hint="default"/>
            <w:lang w:val="en-US"/>
          </w:rPr>
          <w:t>lon</w:t>
        </w:r>
      </w:ins>
      <w:ins w:id="1336" w:author="Sergii" w:date="2026-10-21T11:03:12Z">
        <w:r>
          <w:rPr>
            <w:rFonts w:hint="default"/>
            <w:lang w:val="en-US"/>
          </w:rPr>
          <w:t>g</w:t>
        </w:r>
      </w:ins>
      <w:ins w:id="1337" w:author="Sergii" w:date="2026-10-21T11:03:13Z">
        <w:r>
          <w:rPr>
            <w:rFonts w:hint="default"/>
            <w:lang w:val="en-US"/>
          </w:rPr>
          <w:t xml:space="preserve">, </w:t>
        </w:r>
      </w:ins>
      <w:ins w:id="1338" w:author="Sergii" w:date="2026-10-21T11:03:24Z">
        <w:r>
          <w:rPr>
            <w:rFonts w:hint="default"/>
            <w:lang w:val="en-US"/>
          </w:rPr>
          <w:t>st</w:t>
        </w:r>
      </w:ins>
      <w:ins w:id="1339" w:author="Sergii" w:date="2026-10-21T11:03:25Z">
        <w:r>
          <w:rPr>
            <w:rFonts w:hint="default"/>
            <w:lang w:val="en-US"/>
          </w:rPr>
          <w:t>re</w:t>
        </w:r>
      </w:ins>
      <w:ins w:id="1340" w:author="Sergii" w:date="2026-10-21T11:03:26Z">
        <w:r>
          <w:rPr>
            <w:rFonts w:hint="default"/>
            <w:lang w:val="en-US"/>
          </w:rPr>
          <w:t>s</w:t>
        </w:r>
      </w:ins>
      <w:ins w:id="1341" w:author="Sergii" w:date="2026-10-21T11:03:27Z">
        <w:r>
          <w:rPr>
            <w:rFonts w:hint="default"/>
            <w:lang w:val="en-US"/>
          </w:rPr>
          <w:t>s</w:t>
        </w:r>
      </w:ins>
      <w:ins w:id="1342" w:author="Sergii" w:date="2026-10-21T11:03:28Z">
        <w:r>
          <w:rPr>
            <w:rFonts w:hint="default"/>
            <w:lang w:val="en-US"/>
          </w:rPr>
          <w:t>f</w:t>
        </w:r>
      </w:ins>
      <w:ins w:id="1343" w:author="Sergii" w:date="2026-10-21T11:03:29Z">
        <w:r>
          <w:rPr>
            <w:rFonts w:hint="default"/>
            <w:lang w:val="en-US"/>
          </w:rPr>
          <w:t>ul</w:t>
        </w:r>
      </w:ins>
      <w:ins w:id="1344" w:author="Sergii" w:date="2026-10-21T11:03:30Z">
        <w:r>
          <w:rPr>
            <w:rFonts w:hint="default"/>
            <w:lang w:val="en-US"/>
          </w:rPr>
          <w:t xml:space="preserve"> ti</w:t>
        </w:r>
      </w:ins>
      <w:ins w:id="1345" w:author="Sergii" w:date="2026-10-21T11:03:31Z">
        <w:r>
          <w:rPr>
            <w:rFonts w:hint="default"/>
            <w:lang w:val="en-US"/>
          </w:rPr>
          <w:t xml:space="preserve">me </w:t>
        </w:r>
      </w:ins>
      <w:ins w:id="1346" w:author="Sergii" w:date="2026-10-21T11:03:32Z">
        <w:r>
          <w:rPr>
            <w:rFonts w:hint="default"/>
            <w:lang w:val="en-US"/>
          </w:rPr>
          <w:t>fo</w:t>
        </w:r>
      </w:ins>
      <w:ins w:id="1347" w:author="Sergii" w:date="2026-10-21T11:03:33Z">
        <w:r>
          <w:rPr>
            <w:rFonts w:hint="default"/>
            <w:lang w:val="en-US"/>
          </w:rPr>
          <w:t xml:space="preserve">r </w:t>
        </w:r>
      </w:ins>
      <w:ins w:id="1348" w:author="Sergii" w:date="2026-10-21T11:03:34Z">
        <w:r>
          <w:rPr>
            <w:rFonts w:hint="default"/>
            <w:lang w:val="en-US"/>
          </w:rPr>
          <w:t>the s</w:t>
        </w:r>
      </w:ins>
      <w:ins w:id="1349" w:author="Sergii" w:date="2026-10-21T11:03:46Z">
        <w:r>
          <w:rPr>
            <w:rFonts w:hint="default"/>
            <w:lang w:val="en-US"/>
          </w:rPr>
          <w:t>t</w:t>
        </w:r>
      </w:ins>
      <w:ins w:id="1350" w:author="Sergii" w:date="2026-10-21T11:03:51Z">
        <w:r>
          <w:rPr>
            <w:rFonts w:hint="default"/>
            <w:lang w:val="en-US"/>
          </w:rPr>
          <w:t>u</w:t>
        </w:r>
      </w:ins>
      <w:ins w:id="1351" w:author="Sergii" w:date="2026-10-21T11:03:37Z">
        <w:r>
          <w:rPr>
            <w:rFonts w:hint="default"/>
            <w:lang w:val="en-US"/>
          </w:rPr>
          <w:t>den</w:t>
        </w:r>
      </w:ins>
      <w:ins w:id="1352" w:author="Sergii" w:date="2026-10-21T11:03:38Z">
        <w:r>
          <w:rPr>
            <w:rFonts w:hint="default"/>
            <w:lang w:val="en-US"/>
          </w:rPr>
          <w:t>t</w:t>
        </w:r>
      </w:ins>
      <w:ins w:id="1353" w:author="Sergii" w:date="2026-10-21T11:03:40Z">
        <w:r>
          <w:rPr>
            <w:rFonts w:hint="default"/>
            <w:lang w:val="en-US"/>
          </w:rPr>
          <w:t>,</w:t>
        </w:r>
      </w:ins>
      <w:ins w:id="1354" w:author="Sergii" w:date="2026-10-21T11:03:54Z">
        <w:r>
          <w:rPr>
            <w:rFonts w:hint="default"/>
            <w:lang w:val="en-US"/>
          </w:rPr>
          <w:t xml:space="preserve"> </w:t>
        </w:r>
      </w:ins>
      <w:ins w:id="1355" w:author="Sergii" w:date="2026-10-21T11:03:55Z">
        <w:r>
          <w:rPr>
            <w:rFonts w:hint="default"/>
            <w:lang w:val="en-US"/>
          </w:rPr>
          <w:t>no</w:t>
        </w:r>
      </w:ins>
      <w:ins w:id="1356" w:author="Sergii" w:date="2026-10-21T11:03:56Z">
        <w:r>
          <w:rPr>
            <w:rFonts w:hint="default"/>
            <w:lang w:val="en-US"/>
          </w:rPr>
          <w:t>t</w:t>
        </w:r>
      </w:ins>
      <w:ins w:id="1357" w:author="Sergii" w:date="2026-10-21T11:03:57Z">
        <w:r>
          <w:rPr>
            <w:rFonts w:hint="default"/>
            <w:lang w:val="en-US"/>
          </w:rPr>
          <w:t xml:space="preserve"> the </w:t>
        </w:r>
      </w:ins>
      <w:ins w:id="1358" w:author="Sergii" w:date="2026-10-21T11:03:58Z">
        <w:r>
          <w:rPr>
            <w:rFonts w:hint="default"/>
            <w:lang w:val="en-US"/>
          </w:rPr>
          <w:t>sta</w:t>
        </w:r>
      </w:ins>
      <w:ins w:id="1359" w:author="Sergii" w:date="2026-10-21T11:03:59Z">
        <w:r>
          <w:rPr>
            <w:rFonts w:hint="default"/>
            <w:lang w:val="en-US"/>
          </w:rPr>
          <w:t>rt</w:t>
        </w:r>
      </w:ins>
      <w:ins w:id="1360" w:author="Sergii" w:date="2026-10-21T11:04:00Z">
        <w:r>
          <w:rPr>
            <w:rFonts w:hint="default"/>
            <w:lang w:val="en-US"/>
          </w:rPr>
          <w:t>in</w:t>
        </w:r>
      </w:ins>
      <w:ins w:id="1361" w:author="Sergii" w:date="2026-10-21T11:04:01Z">
        <w:r>
          <w:rPr>
            <w:rFonts w:hint="default"/>
            <w:lang w:val="en-US"/>
          </w:rPr>
          <w:t>g c</w:t>
        </w:r>
      </w:ins>
      <w:ins w:id="1362" w:author="Sergii" w:date="2026-10-21T11:04:02Z">
        <w:r>
          <w:rPr>
            <w:rFonts w:hint="default"/>
            <w:lang w:val="en-US"/>
          </w:rPr>
          <w:t>ause</w:t>
        </w:r>
      </w:ins>
      <w:ins w:id="1363" w:author="Sergii" w:date="2026-10-21T11:04:03Z">
        <w:r>
          <w:rPr>
            <w:rFonts w:hint="default"/>
            <w:lang w:val="en-US"/>
          </w:rPr>
          <w:t>.</w:t>
        </w:r>
      </w:ins>
      <w:ins w:id="1364" w:author="Sergii" w:date="2026-10-21T11:03:41Z">
        <w:r>
          <w:rPr>
            <w:rFonts w:hint="default"/>
            <w:lang w:val="en-US"/>
          </w:rPr>
          <w:t xml:space="preserve"> </w:t>
        </w:r>
      </w:ins>
      <w:ins w:id="1365" w:author="Sergii" w:date="2026-10-21T11:04:45Z">
        <w:r>
          <w:rPr>
            <w:rFonts w:hint="default"/>
            <w:lang w:val="en-US"/>
          </w:rPr>
          <w:t>T</w:t>
        </w:r>
      </w:ins>
      <w:ins w:id="1366" w:author="Sergii" w:date="2026-10-21T11:04:46Z">
        <w:r>
          <w:rPr>
            <w:rFonts w:hint="default"/>
            <w:lang w:val="en-US"/>
          </w:rPr>
          <w:t>his</w:t>
        </w:r>
      </w:ins>
      <w:ins w:id="1367" w:author="Sergii" w:date="2026-10-21T11:04:48Z">
        <w:r>
          <w:rPr>
            <w:rFonts w:hint="default"/>
            <w:lang w:val="en-US"/>
          </w:rPr>
          <w:t xml:space="preserve"> is </w:t>
        </w:r>
      </w:ins>
      <w:ins w:id="1368" w:author="Sergii" w:date="2026-10-21T11:04:49Z">
        <w:r>
          <w:rPr>
            <w:rFonts w:hint="default"/>
            <w:lang w:val="en-US"/>
          </w:rPr>
          <w:t>wh</w:t>
        </w:r>
      </w:ins>
      <w:ins w:id="1369" w:author="Sergii" w:date="2026-10-21T11:04:50Z">
        <w:r>
          <w:rPr>
            <w:rFonts w:hint="default"/>
            <w:lang w:val="en-US"/>
          </w:rPr>
          <w:t xml:space="preserve">y </w:t>
        </w:r>
      </w:ins>
      <w:ins w:id="1370" w:author="Sergii" w:date="2026-10-21T11:04:51Z">
        <w:r>
          <w:rPr>
            <w:rFonts w:hint="default"/>
            <w:lang w:val="en-US"/>
          </w:rPr>
          <w:t>CC</w:t>
        </w:r>
      </w:ins>
      <w:ins w:id="1371" w:author="Sergii" w:date="2026-10-21T11:04:52Z">
        <w:r>
          <w:rPr>
            <w:rFonts w:hint="default"/>
            <w:lang w:val="en-US"/>
          </w:rPr>
          <w:t xml:space="preserve">T </w:t>
        </w:r>
      </w:ins>
      <w:ins w:id="1372" w:author="Sergii" w:date="2026-10-21T11:04:53Z">
        <w:r>
          <w:rPr>
            <w:rFonts w:hint="default"/>
            <w:lang w:val="en-US"/>
          </w:rPr>
          <w:t>D</w:t>
        </w:r>
      </w:ins>
      <w:ins w:id="1373" w:author="Sergii" w:date="2026-10-21T11:04:54Z">
        <w:r>
          <w:rPr>
            <w:rFonts w:hint="default"/>
            <w:lang w:val="en-US"/>
          </w:rPr>
          <w:t>ubli</w:t>
        </w:r>
      </w:ins>
      <w:ins w:id="1374" w:author="Sergii" w:date="2026-10-21T11:04:55Z">
        <w:r>
          <w:rPr>
            <w:rFonts w:hint="default"/>
            <w:lang w:val="en-US"/>
          </w:rPr>
          <w:t xml:space="preserve">n </w:t>
        </w:r>
      </w:ins>
      <w:ins w:id="1375" w:author="Sergii" w:date="2026-10-21T11:04:56Z">
        <w:r>
          <w:rPr>
            <w:rFonts w:hint="default"/>
            <w:lang w:val="en-US"/>
          </w:rPr>
          <w:t>need</w:t>
        </w:r>
      </w:ins>
      <w:ins w:id="1376" w:author="Sergii" w:date="2026-10-21T11:04:57Z">
        <w:r>
          <w:rPr>
            <w:rFonts w:hint="default"/>
            <w:lang w:val="en-US"/>
          </w:rPr>
          <w:t>s</w:t>
        </w:r>
      </w:ins>
      <w:ins w:id="1377" w:author="Sergii" w:date="2026-10-21T11:04:58Z">
        <w:r>
          <w:rPr>
            <w:rFonts w:hint="default"/>
            <w:lang w:val="en-US"/>
          </w:rPr>
          <w:t xml:space="preserve"> to</w:t>
        </w:r>
      </w:ins>
      <w:ins w:id="1378" w:author="Sergii" w:date="2026-10-21T11:04:59Z">
        <w:r>
          <w:rPr>
            <w:rFonts w:hint="default"/>
            <w:lang w:val="en-US"/>
          </w:rPr>
          <w:t xml:space="preserve"> </w:t>
        </w:r>
      </w:ins>
      <w:ins w:id="1379" w:author="Sergii" w:date="2026-10-21T11:05:00Z">
        <w:r>
          <w:rPr>
            <w:rFonts w:hint="default"/>
            <w:lang w:val="en-US"/>
          </w:rPr>
          <w:t>loo</w:t>
        </w:r>
      </w:ins>
      <w:ins w:id="1380" w:author="Sergii" w:date="2026-10-21T11:05:01Z">
        <w:r>
          <w:rPr>
            <w:rFonts w:hint="default"/>
            <w:lang w:val="en-US"/>
          </w:rPr>
          <w:t>k a</w:t>
        </w:r>
      </w:ins>
      <w:ins w:id="1381" w:author="Sergii" w:date="2026-10-21T11:05:02Z">
        <w:r>
          <w:rPr>
            <w:rFonts w:hint="default"/>
            <w:lang w:val="en-US"/>
          </w:rPr>
          <w:t>t man</w:t>
        </w:r>
      </w:ins>
      <w:ins w:id="1382" w:author="Sergii" w:date="2026-10-21T11:05:03Z">
        <w:r>
          <w:rPr>
            <w:rFonts w:hint="default"/>
            <w:lang w:val="en-US"/>
          </w:rPr>
          <w:t xml:space="preserve">y </w:t>
        </w:r>
      </w:ins>
      <w:ins w:id="1383" w:author="Sergii" w:date="2026-10-21T11:05:04Z">
        <w:r>
          <w:rPr>
            <w:rFonts w:hint="default"/>
            <w:lang w:val="en-US"/>
          </w:rPr>
          <w:t>d</w:t>
        </w:r>
      </w:ins>
      <w:ins w:id="1384" w:author="Sergii" w:date="2026-10-21T11:05:05Z">
        <w:r>
          <w:rPr>
            <w:rFonts w:hint="default"/>
            <w:lang w:val="en-US"/>
          </w:rPr>
          <w:t>iff</w:t>
        </w:r>
      </w:ins>
      <w:ins w:id="1385" w:author="Sergii" w:date="2026-10-21T11:05:06Z">
        <w:r>
          <w:rPr>
            <w:rFonts w:hint="default"/>
            <w:lang w:val="en-US"/>
          </w:rPr>
          <w:t>ere</w:t>
        </w:r>
      </w:ins>
      <w:ins w:id="1386" w:author="Sergii" w:date="2026-10-21T11:05:07Z">
        <w:r>
          <w:rPr>
            <w:rFonts w:hint="default"/>
            <w:lang w:val="en-US"/>
          </w:rPr>
          <w:t>nt</w:t>
        </w:r>
      </w:ins>
      <w:ins w:id="1387" w:author="Sergii" w:date="2026-10-21T11:05:08Z">
        <w:r>
          <w:rPr>
            <w:rFonts w:hint="default"/>
            <w:lang w:val="en-US"/>
          </w:rPr>
          <w:t xml:space="preserve"> </w:t>
        </w:r>
      </w:ins>
      <w:ins w:id="1388" w:author="Sergii" w:date="2026-10-21T11:05:09Z">
        <w:r>
          <w:rPr>
            <w:rFonts w:hint="default"/>
            <w:lang w:val="en-US"/>
          </w:rPr>
          <w:t>d</w:t>
        </w:r>
      </w:ins>
      <w:ins w:id="1389" w:author="Sergii" w:date="2026-10-21T11:05:10Z">
        <w:r>
          <w:rPr>
            <w:rFonts w:hint="default"/>
            <w:lang w:val="en-US"/>
          </w:rPr>
          <w:t>a</w:t>
        </w:r>
      </w:ins>
      <w:ins w:id="1390" w:author="Sergii" w:date="2026-10-21T11:05:11Z">
        <w:r>
          <w:rPr>
            <w:rFonts w:hint="default"/>
            <w:lang w:val="en-US"/>
          </w:rPr>
          <w:t>il</w:t>
        </w:r>
      </w:ins>
      <w:ins w:id="1391" w:author="Sergii" w:date="2026-10-21T11:05:12Z">
        <w:r>
          <w:rPr>
            <w:rFonts w:hint="default"/>
            <w:lang w:val="en-US"/>
          </w:rPr>
          <w:t>y</w:t>
        </w:r>
      </w:ins>
      <w:ins w:id="1392" w:author="Sergii" w:date="2026-10-21T11:05:13Z">
        <w:r>
          <w:rPr>
            <w:rFonts w:hint="default"/>
            <w:lang w:val="en-US"/>
          </w:rPr>
          <w:t xml:space="preserve"> </w:t>
        </w:r>
      </w:ins>
      <w:ins w:id="1393" w:author="Sergii" w:date="2026-10-21T11:05:14Z">
        <w:r>
          <w:rPr>
            <w:rFonts w:hint="default"/>
            <w:lang w:val="en-US"/>
          </w:rPr>
          <w:t>pre</w:t>
        </w:r>
      </w:ins>
      <w:ins w:id="1394" w:author="Sergii" w:date="2026-10-21T11:05:15Z">
        <w:r>
          <w:rPr>
            <w:rFonts w:hint="default"/>
            <w:lang w:val="en-US"/>
          </w:rPr>
          <w:t>ss</w:t>
        </w:r>
      </w:ins>
      <w:ins w:id="1395" w:author="Sergii" w:date="2026-10-21T11:05:16Z">
        <w:r>
          <w:rPr>
            <w:rFonts w:hint="default"/>
            <w:lang w:val="en-US"/>
          </w:rPr>
          <w:t>ures</w:t>
        </w:r>
      </w:ins>
      <w:ins w:id="1396" w:author="Sergii" w:date="2026-10-21T11:05:17Z">
        <w:r>
          <w:rPr>
            <w:rFonts w:hint="default"/>
            <w:lang w:val="en-US"/>
          </w:rPr>
          <w:t xml:space="preserve"> tha</w:t>
        </w:r>
      </w:ins>
      <w:ins w:id="1397" w:author="Sergii" w:date="2026-10-21T11:05:18Z">
        <w:r>
          <w:rPr>
            <w:rFonts w:hint="default"/>
            <w:lang w:val="en-US"/>
          </w:rPr>
          <w:t>t</w:t>
        </w:r>
      </w:ins>
      <w:ins w:id="1398" w:author="Sergii" w:date="2026-10-21T11:05:19Z">
        <w:r>
          <w:rPr>
            <w:rFonts w:hint="default"/>
            <w:lang w:val="en-US"/>
          </w:rPr>
          <w:t xml:space="preserve"> c</w:t>
        </w:r>
      </w:ins>
      <w:ins w:id="1399" w:author="Sergii" w:date="2026-10-21T11:05:20Z">
        <w:r>
          <w:rPr>
            <w:rFonts w:hint="default"/>
            <w:lang w:val="en-US"/>
          </w:rPr>
          <w:t>a</w:t>
        </w:r>
      </w:ins>
      <w:ins w:id="1400" w:author="Sergii" w:date="2026-10-21T11:05:37Z">
        <w:r>
          <w:rPr>
            <w:rFonts w:hint="default"/>
            <w:lang w:val="en-US"/>
          </w:rPr>
          <w:t>u</w:t>
        </w:r>
      </w:ins>
      <w:ins w:id="1401" w:author="Sergii" w:date="2026-10-21T11:05:20Z">
        <w:r>
          <w:rPr>
            <w:rFonts w:hint="default"/>
            <w:lang w:val="en-US"/>
          </w:rPr>
          <w:t>se</w:t>
        </w:r>
      </w:ins>
      <w:ins w:id="1402" w:author="Sergii" w:date="2026-10-21T11:05:21Z">
        <w:r>
          <w:rPr>
            <w:rFonts w:hint="default"/>
            <w:lang w:val="en-US"/>
          </w:rPr>
          <w:t xml:space="preserve"> </w:t>
        </w:r>
      </w:ins>
      <w:ins w:id="1403" w:author="Sergii" w:date="2026-10-21T11:05:22Z">
        <w:r>
          <w:rPr>
            <w:rFonts w:hint="default"/>
            <w:lang w:val="en-US"/>
          </w:rPr>
          <w:t>cu</w:t>
        </w:r>
      </w:ins>
      <w:ins w:id="1404" w:author="Sergii" w:date="2026-10-21T11:05:23Z">
        <w:r>
          <w:rPr>
            <w:rFonts w:hint="default"/>
            <w:lang w:val="en-US"/>
          </w:rPr>
          <w:t>st</w:t>
        </w:r>
      </w:ins>
      <w:ins w:id="1405" w:author="Sergii" w:date="2026-10-21T11:05:27Z">
        <w:r>
          <w:rPr>
            <w:rFonts w:hint="default"/>
            <w:lang w:val="en-US"/>
          </w:rPr>
          <w:t>omer</w:t>
        </w:r>
      </w:ins>
      <w:ins w:id="1406" w:author="Sergii" w:date="2026-10-21T11:05:28Z">
        <w:r>
          <w:rPr>
            <w:rFonts w:hint="default"/>
            <w:lang w:val="en-US"/>
          </w:rPr>
          <w:t xml:space="preserve"> c</w:t>
        </w:r>
      </w:ins>
      <w:ins w:id="1407" w:author="Sergii" w:date="2026-10-21T11:05:29Z">
        <w:r>
          <w:rPr>
            <w:rFonts w:hint="default"/>
            <w:lang w:val="en-US"/>
          </w:rPr>
          <w:t>hu</w:t>
        </w:r>
      </w:ins>
      <w:ins w:id="1408" w:author="Sergii" w:date="2026-10-21T11:05:30Z">
        <w:r>
          <w:rPr>
            <w:rFonts w:hint="default"/>
            <w:lang w:val="en-US"/>
          </w:rPr>
          <w:t>rn</w:t>
        </w:r>
      </w:ins>
      <w:ins w:id="1409" w:author="Sergii" w:date="2026-10-21T11:05:46Z">
        <w:r>
          <w:rPr>
            <w:rFonts w:hint="default"/>
            <w:lang w:val="en-US"/>
          </w:rPr>
          <w:t>,</w:t>
        </w:r>
      </w:ins>
      <w:ins w:id="1410" w:author="Sergii" w:date="2026-10-21T11:05:47Z">
        <w:r>
          <w:rPr>
            <w:rFonts w:hint="default"/>
            <w:lang w:val="en-US"/>
          </w:rPr>
          <w:t xml:space="preserve"> n</w:t>
        </w:r>
      </w:ins>
      <w:ins w:id="1411" w:author="Sergii" w:date="2026-10-21T11:05:48Z">
        <w:r>
          <w:rPr>
            <w:rFonts w:hint="default"/>
            <w:lang w:val="en-US"/>
          </w:rPr>
          <w:t xml:space="preserve">ot </w:t>
        </w:r>
      </w:ins>
      <w:ins w:id="1412" w:author="Sergii" w:date="2026-10-21T11:05:50Z">
        <w:r>
          <w:rPr>
            <w:rFonts w:hint="default"/>
            <w:lang w:val="en-US"/>
          </w:rPr>
          <w:t>just</w:t>
        </w:r>
      </w:ins>
      <w:ins w:id="1413" w:author="Sergii" w:date="2026-10-21T11:05:51Z">
        <w:r>
          <w:rPr>
            <w:rFonts w:hint="default"/>
            <w:lang w:val="en-US"/>
          </w:rPr>
          <w:t xml:space="preserve"> </w:t>
        </w:r>
      </w:ins>
      <w:ins w:id="1414" w:author="Sergii" w:date="2026-10-21T11:05:52Z">
        <w:r>
          <w:rPr>
            <w:rFonts w:hint="default"/>
            <w:lang w:val="en-US"/>
          </w:rPr>
          <w:t>exa</w:t>
        </w:r>
      </w:ins>
      <w:ins w:id="1415" w:author="Sergii" w:date="2026-10-21T11:05:53Z">
        <w:r>
          <w:rPr>
            <w:rFonts w:hint="default"/>
            <w:lang w:val="en-US"/>
          </w:rPr>
          <w:t xml:space="preserve">m </w:t>
        </w:r>
      </w:ins>
      <w:ins w:id="1416" w:author="Sergii" w:date="2026-10-21T11:05:54Z">
        <w:r>
          <w:rPr>
            <w:rFonts w:hint="default"/>
            <w:lang w:val="en-US"/>
          </w:rPr>
          <w:t>resu</w:t>
        </w:r>
      </w:ins>
      <w:ins w:id="1417" w:author="Sergii" w:date="2026-10-21T11:05:55Z">
        <w:r>
          <w:rPr>
            <w:rFonts w:hint="default"/>
            <w:lang w:val="en-US"/>
          </w:rPr>
          <w:t>lt</w:t>
        </w:r>
      </w:ins>
      <w:ins w:id="1418" w:author="Sergii" w:date="2026-10-21T11:05:56Z">
        <w:r>
          <w:rPr>
            <w:rFonts w:hint="default"/>
            <w:lang w:val="en-US"/>
          </w:rPr>
          <w:t>s.</w:t>
        </w:r>
      </w:ins>
    </w:p>
    <w:p w14:paraId="251D4524">
      <w:pPr>
        <w:spacing w:line="360" w:lineRule="auto"/>
        <w:rPr>
          <w:ins w:id="1420" w:author="Sergii" w:date="2026-10-21T11:14:52Z"/>
          <w:rFonts w:hint="default"/>
          <w:lang w:val="en-US"/>
        </w:rPr>
        <w:pPrChange w:id="1419" w:author="Sergii" w:date="2026-10-21T11:04:26Z">
          <w:pPr/>
        </w:pPrChange>
      </w:pPr>
      <w:ins w:id="1421" w:author="Sergii" w:date="2026-10-21T11:06:00Z">
        <w:r>
          <w:rPr>
            <w:rFonts w:hint="default"/>
            <w:lang w:val="en-US"/>
          </w:rPr>
          <w:t xml:space="preserve">In </w:t>
        </w:r>
      </w:ins>
      <w:ins w:id="1422" w:author="Sergii" w:date="2026-10-21T11:06:02Z">
        <w:r>
          <w:rPr>
            <w:rFonts w:hint="default"/>
            <w:lang w:val="en-US"/>
          </w:rPr>
          <w:t>Du</w:t>
        </w:r>
      </w:ins>
      <w:ins w:id="1423" w:author="Sergii" w:date="2026-10-21T11:06:03Z">
        <w:r>
          <w:rPr>
            <w:rFonts w:hint="default"/>
            <w:lang w:val="en-US"/>
          </w:rPr>
          <w:t>blin</w:t>
        </w:r>
      </w:ins>
      <w:ins w:id="1424" w:author="Sergii" w:date="2026-10-21T11:06:04Z">
        <w:r>
          <w:rPr>
            <w:rFonts w:hint="default"/>
            <w:lang w:val="en-US"/>
          </w:rPr>
          <w:t>,</w:t>
        </w:r>
      </w:ins>
      <w:ins w:id="1425" w:author="Sergii" w:date="2026-10-21T11:06:05Z">
        <w:r>
          <w:rPr>
            <w:rFonts w:hint="default"/>
            <w:lang w:val="en-US"/>
          </w:rPr>
          <w:t xml:space="preserve"> </w:t>
        </w:r>
      </w:ins>
      <w:ins w:id="1426" w:author="Sergii" w:date="2026-10-21T11:06:07Z">
        <w:r>
          <w:rPr>
            <w:rFonts w:hint="default"/>
            <w:lang w:val="en-US"/>
          </w:rPr>
          <w:t>th</w:t>
        </w:r>
      </w:ins>
      <w:ins w:id="1427" w:author="Sergii" w:date="2026-10-21T11:06:08Z">
        <w:r>
          <w:rPr>
            <w:rFonts w:hint="default"/>
            <w:lang w:val="en-US"/>
          </w:rPr>
          <w:t>e</w:t>
        </w:r>
      </w:ins>
      <w:ins w:id="1428" w:author="Sergii" w:date="2026-10-21T11:06:09Z">
        <w:r>
          <w:rPr>
            <w:rFonts w:hint="default"/>
            <w:lang w:val="en-US"/>
          </w:rPr>
          <w:t xml:space="preserve">se </w:t>
        </w:r>
      </w:ins>
      <w:ins w:id="1429" w:author="Sergii" w:date="2026-10-21T11:06:10Z">
        <w:r>
          <w:rPr>
            <w:rFonts w:hint="default"/>
            <w:lang w:val="en-US"/>
          </w:rPr>
          <w:t>pr</w:t>
        </w:r>
      </w:ins>
      <w:ins w:id="1430" w:author="Sergii" w:date="2026-10-21T11:06:11Z">
        <w:r>
          <w:rPr>
            <w:rFonts w:hint="default"/>
            <w:lang w:val="en-US"/>
          </w:rPr>
          <w:t>ess</w:t>
        </w:r>
      </w:ins>
      <w:ins w:id="1431" w:author="Sergii" w:date="2026-10-21T11:06:12Z">
        <w:r>
          <w:rPr>
            <w:rFonts w:hint="default"/>
            <w:lang w:val="en-US"/>
          </w:rPr>
          <w:t>ure</w:t>
        </w:r>
      </w:ins>
      <w:ins w:id="1432" w:author="Sergii" w:date="2026-10-21T11:06:13Z">
        <w:r>
          <w:rPr>
            <w:rFonts w:hint="default"/>
            <w:lang w:val="en-US"/>
          </w:rPr>
          <w:t>s are</w:t>
        </w:r>
      </w:ins>
      <w:ins w:id="1433" w:author="Sergii" w:date="2026-10-21T11:06:14Z">
        <w:r>
          <w:rPr>
            <w:rFonts w:hint="default"/>
            <w:lang w:val="en-US"/>
          </w:rPr>
          <w:t xml:space="preserve"> </w:t>
        </w:r>
      </w:ins>
      <w:ins w:id="1434" w:author="Sergii" w:date="2026-10-21T11:06:18Z">
        <w:r>
          <w:rPr>
            <w:rFonts w:hint="default"/>
            <w:lang w:val="en-US"/>
          </w:rPr>
          <w:t>v</w:t>
        </w:r>
      </w:ins>
      <w:ins w:id="1435" w:author="Sergii" w:date="2026-10-21T11:06:19Z">
        <w:r>
          <w:rPr>
            <w:rFonts w:hint="default"/>
            <w:lang w:val="en-US"/>
          </w:rPr>
          <w:t>er</w:t>
        </w:r>
      </w:ins>
      <w:ins w:id="1436" w:author="Sergii" w:date="2026-10-21T11:06:20Z">
        <w:r>
          <w:rPr>
            <w:rFonts w:hint="default"/>
            <w:lang w:val="en-US"/>
          </w:rPr>
          <w:t xml:space="preserve">y </w:t>
        </w:r>
      </w:ins>
      <w:ins w:id="1437" w:author="Sergii" w:date="2026-10-21T11:06:21Z">
        <w:r>
          <w:rPr>
            <w:rFonts w:hint="default"/>
            <w:lang w:val="en-US"/>
          </w:rPr>
          <w:t>sp</w:t>
        </w:r>
      </w:ins>
      <w:ins w:id="1438" w:author="Sergii" w:date="2026-10-21T11:06:22Z">
        <w:r>
          <w:rPr>
            <w:rFonts w:hint="default"/>
            <w:lang w:val="en-US"/>
          </w:rPr>
          <w:t>e</w:t>
        </w:r>
      </w:ins>
      <w:ins w:id="1439" w:author="Sergii" w:date="2026-10-21T11:06:23Z">
        <w:r>
          <w:rPr>
            <w:rFonts w:hint="default"/>
            <w:lang w:val="en-US"/>
          </w:rPr>
          <w:t>ci</w:t>
        </w:r>
      </w:ins>
      <w:ins w:id="1440" w:author="Sergii" w:date="2026-10-21T11:06:24Z">
        <w:r>
          <w:rPr>
            <w:rFonts w:hint="default"/>
            <w:lang w:val="en-US"/>
          </w:rPr>
          <w:t>fi</w:t>
        </w:r>
      </w:ins>
      <w:ins w:id="1441" w:author="Sergii" w:date="2026-10-21T11:06:25Z">
        <w:r>
          <w:rPr>
            <w:rFonts w:hint="default"/>
            <w:lang w:val="en-US"/>
          </w:rPr>
          <w:t>c</w:t>
        </w:r>
      </w:ins>
      <w:ins w:id="1442" w:author="Sergii" w:date="2026-10-21T11:06:27Z">
        <w:r>
          <w:rPr>
            <w:rFonts w:hint="default"/>
            <w:lang w:val="en-US"/>
          </w:rPr>
          <w:t xml:space="preserve">. </w:t>
        </w:r>
      </w:ins>
      <w:ins w:id="1443" w:author="Sergii" w:date="2026-10-21T11:06:31Z">
        <w:r>
          <w:rPr>
            <w:rFonts w:hint="default"/>
            <w:lang w:val="en-US"/>
          </w:rPr>
          <w:t>B</w:t>
        </w:r>
      </w:ins>
      <w:ins w:id="1444" w:author="Sergii" w:date="2026-10-21T11:06:32Z">
        <w:r>
          <w:rPr>
            <w:rFonts w:hint="default"/>
            <w:lang w:val="en-US"/>
          </w:rPr>
          <w:t>oth</w:t>
        </w:r>
      </w:ins>
      <w:ins w:id="1445" w:author="Sergii" w:date="2026-10-21T11:06:33Z">
        <w:r>
          <w:rPr>
            <w:rFonts w:hint="default"/>
            <w:lang w:val="en-US"/>
          </w:rPr>
          <w:t xml:space="preserve"> lo</w:t>
        </w:r>
      </w:ins>
      <w:ins w:id="1446" w:author="Sergii" w:date="2026-10-21T11:06:34Z">
        <w:r>
          <w:rPr>
            <w:rFonts w:hint="default"/>
            <w:lang w:val="en-US"/>
          </w:rPr>
          <w:t xml:space="preserve">cal </w:t>
        </w:r>
      </w:ins>
      <w:ins w:id="1447" w:author="Sergii" w:date="2026-10-21T11:06:35Z">
        <w:r>
          <w:rPr>
            <w:rFonts w:hint="default"/>
            <w:lang w:val="en-US"/>
          </w:rPr>
          <w:t xml:space="preserve">and </w:t>
        </w:r>
      </w:ins>
      <w:ins w:id="1448" w:author="Sergii" w:date="2026-10-21T11:06:36Z">
        <w:r>
          <w:rPr>
            <w:rFonts w:hint="default"/>
            <w:lang w:val="en-US"/>
          </w:rPr>
          <w:t>in</w:t>
        </w:r>
      </w:ins>
      <w:ins w:id="1449" w:author="Sergii" w:date="2026-10-21T11:06:37Z">
        <w:r>
          <w:rPr>
            <w:rFonts w:hint="default"/>
            <w:lang w:val="en-US"/>
          </w:rPr>
          <w:t>ter</w:t>
        </w:r>
      </w:ins>
      <w:ins w:id="1450" w:author="Sergii" w:date="2026-10-21T11:06:38Z">
        <w:r>
          <w:rPr>
            <w:rFonts w:hint="default"/>
            <w:lang w:val="en-US"/>
          </w:rPr>
          <w:t>na</w:t>
        </w:r>
      </w:ins>
      <w:ins w:id="1451" w:author="Sergii" w:date="2026-10-21T11:06:39Z">
        <w:r>
          <w:rPr>
            <w:rFonts w:hint="default"/>
            <w:lang w:val="en-US"/>
          </w:rPr>
          <w:t>tion</w:t>
        </w:r>
      </w:ins>
      <w:ins w:id="1452" w:author="Sergii" w:date="2026-10-21T11:06:40Z">
        <w:r>
          <w:rPr>
            <w:rFonts w:hint="default"/>
            <w:lang w:val="en-US"/>
          </w:rPr>
          <w:t xml:space="preserve">al </w:t>
        </w:r>
      </w:ins>
      <w:ins w:id="1453" w:author="Sergii" w:date="2026-10-21T11:06:41Z">
        <w:r>
          <w:rPr>
            <w:rFonts w:hint="default"/>
            <w:lang w:val="en-US"/>
          </w:rPr>
          <w:t>st</w:t>
        </w:r>
      </w:ins>
      <w:ins w:id="1454" w:author="Sergii" w:date="2026-10-21T11:06:42Z">
        <w:r>
          <w:rPr>
            <w:rFonts w:hint="default"/>
            <w:lang w:val="en-US"/>
          </w:rPr>
          <w:t>ude</w:t>
        </w:r>
      </w:ins>
      <w:ins w:id="1455" w:author="Sergii" w:date="2026-10-21T11:06:43Z">
        <w:r>
          <w:rPr>
            <w:rFonts w:hint="default"/>
            <w:lang w:val="en-US"/>
          </w:rPr>
          <w:t>nts</w:t>
        </w:r>
      </w:ins>
      <w:ins w:id="1456" w:author="Sergii" w:date="2026-10-21T11:06:44Z">
        <w:r>
          <w:rPr>
            <w:rFonts w:hint="default"/>
            <w:lang w:val="en-US"/>
          </w:rPr>
          <w:t xml:space="preserve"> f</w:t>
        </w:r>
      </w:ins>
      <w:ins w:id="1457" w:author="Sergii" w:date="2026-10-21T11:06:45Z">
        <w:r>
          <w:rPr>
            <w:rFonts w:hint="default"/>
            <w:lang w:val="en-US"/>
          </w:rPr>
          <w:t xml:space="preserve">ace </w:t>
        </w:r>
      </w:ins>
      <w:ins w:id="1458" w:author="Sergii" w:date="2026-10-21T11:06:47Z">
        <w:r>
          <w:rPr>
            <w:rFonts w:hint="default"/>
            <w:lang w:val="en-US"/>
          </w:rPr>
          <w:t>hug</w:t>
        </w:r>
      </w:ins>
      <w:ins w:id="1459" w:author="Sergii" w:date="2026-10-21T11:06:48Z">
        <w:r>
          <w:rPr>
            <w:rFonts w:hint="default"/>
            <w:lang w:val="en-US"/>
          </w:rPr>
          <w:t>e p</w:t>
        </w:r>
      </w:ins>
      <w:ins w:id="1460" w:author="Sergii" w:date="2026-10-21T11:06:49Z">
        <w:r>
          <w:rPr>
            <w:rFonts w:hint="default"/>
            <w:lang w:val="en-US"/>
          </w:rPr>
          <w:t>ro</w:t>
        </w:r>
      </w:ins>
      <w:ins w:id="1461" w:author="Sergii" w:date="2026-10-21T11:06:50Z">
        <w:r>
          <w:rPr>
            <w:rFonts w:hint="default"/>
            <w:lang w:val="en-US"/>
          </w:rPr>
          <w:t>ble</w:t>
        </w:r>
      </w:ins>
      <w:ins w:id="1462" w:author="Sergii" w:date="2026-10-21T11:06:51Z">
        <w:r>
          <w:rPr>
            <w:rFonts w:hint="default"/>
            <w:lang w:val="en-US"/>
          </w:rPr>
          <w:t>ms</w:t>
        </w:r>
      </w:ins>
      <w:ins w:id="1463" w:author="Sergii" w:date="2026-10-21T11:06:52Z">
        <w:r>
          <w:rPr>
            <w:rFonts w:hint="default"/>
            <w:lang w:val="en-US"/>
          </w:rPr>
          <w:t xml:space="preserve"> wi</w:t>
        </w:r>
      </w:ins>
      <w:ins w:id="1464" w:author="Sergii" w:date="2026-10-21T11:06:53Z">
        <w:r>
          <w:rPr>
            <w:rFonts w:hint="default"/>
            <w:lang w:val="en-US"/>
          </w:rPr>
          <w:t>t</w:t>
        </w:r>
      </w:ins>
      <w:ins w:id="1465" w:author="Sergii" w:date="2026-10-21T11:06:54Z">
        <w:r>
          <w:rPr>
            <w:rFonts w:hint="default"/>
            <w:lang w:val="en-US"/>
          </w:rPr>
          <w:t xml:space="preserve">h </w:t>
        </w:r>
      </w:ins>
      <w:ins w:id="1466" w:author="Sergii" w:date="2026-10-21T11:06:55Z">
        <w:r>
          <w:rPr>
            <w:rFonts w:hint="default"/>
            <w:lang w:val="en-US"/>
          </w:rPr>
          <w:t xml:space="preserve">the </w:t>
        </w:r>
      </w:ins>
      <w:ins w:id="1467" w:author="Sergii" w:date="2026-10-21T11:07:01Z">
        <w:r>
          <w:rPr>
            <w:rFonts w:hint="default"/>
            <w:lang w:val="en-US"/>
          </w:rPr>
          <w:t>D</w:t>
        </w:r>
      </w:ins>
      <w:ins w:id="1468" w:author="Sergii" w:date="2026-10-21T11:07:02Z">
        <w:r>
          <w:rPr>
            <w:rFonts w:hint="default"/>
            <w:lang w:val="en-US"/>
          </w:rPr>
          <w:t>ubli</w:t>
        </w:r>
      </w:ins>
      <w:ins w:id="1469" w:author="Sergii" w:date="2026-10-21T11:07:03Z">
        <w:r>
          <w:rPr>
            <w:rFonts w:hint="default"/>
            <w:lang w:val="en-US"/>
          </w:rPr>
          <w:t xml:space="preserve">n </w:t>
        </w:r>
      </w:ins>
      <w:ins w:id="1470" w:author="Sergii" w:date="2026-10-21T11:07:05Z">
        <w:r>
          <w:rPr>
            <w:rFonts w:hint="default"/>
            <w:lang w:val="en-US"/>
          </w:rPr>
          <w:t>h</w:t>
        </w:r>
      </w:ins>
      <w:ins w:id="1471" w:author="Sergii" w:date="2026-10-21T11:07:19Z">
        <w:r>
          <w:rPr>
            <w:rFonts w:hint="default"/>
            <w:lang w:val="en-US"/>
          </w:rPr>
          <w:t>o</w:t>
        </w:r>
      </w:ins>
      <w:ins w:id="1472" w:author="Sergii" w:date="2026-10-21T11:07:06Z">
        <w:r>
          <w:rPr>
            <w:rFonts w:hint="default"/>
            <w:lang w:val="en-US"/>
          </w:rPr>
          <w:t>us</w:t>
        </w:r>
      </w:ins>
      <w:ins w:id="1473" w:author="Sergii" w:date="2026-10-21T11:07:07Z">
        <w:r>
          <w:rPr>
            <w:rFonts w:hint="default"/>
            <w:lang w:val="en-US"/>
          </w:rPr>
          <w:t>in</w:t>
        </w:r>
      </w:ins>
      <w:ins w:id="1474" w:author="Sergii" w:date="2026-10-21T11:07:08Z">
        <w:r>
          <w:rPr>
            <w:rFonts w:hint="default"/>
            <w:lang w:val="en-US"/>
          </w:rPr>
          <w:t>g c</w:t>
        </w:r>
      </w:ins>
      <w:ins w:id="1475" w:author="Sergii" w:date="2026-10-21T11:07:09Z">
        <w:r>
          <w:rPr>
            <w:rFonts w:hint="default"/>
            <w:lang w:val="en-US"/>
          </w:rPr>
          <w:t>risis</w:t>
        </w:r>
      </w:ins>
      <w:ins w:id="1476" w:author="Sergii" w:date="2026-10-21T11:07:14Z">
        <w:r>
          <w:rPr>
            <w:rFonts w:hint="default"/>
            <w:lang w:val="en-US"/>
          </w:rPr>
          <w:t>,</w:t>
        </w:r>
      </w:ins>
      <w:ins w:id="1477" w:author="Sergii" w:date="2026-10-21T11:07:23Z">
        <w:r>
          <w:rPr>
            <w:rFonts w:hint="default"/>
            <w:lang w:val="en-US"/>
          </w:rPr>
          <w:t xml:space="preserve"> </w:t>
        </w:r>
      </w:ins>
      <w:ins w:id="1478" w:author="Sergii" w:date="2026-10-21T11:07:32Z">
        <w:r>
          <w:rPr>
            <w:rFonts w:hint="default"/>
            <w:lang w:val="en-US"/>
          </w:rPr>
          <w:t>li</w:t>
        </w:r>
      </w:ins>
      <w:ins w:id="1479" w:author="Sergii" w:date="2026-10-21T11:07:33Z">
        <w:r>
          <w:rPr>
            <w:rFonts w:hint="default"/>
            <w:lang w:val="en-US"/>
          </w:rPr>
          <w:t>ke</w:t>
        </w:r>
      </w:ins>
      <w:ins w:id="1480" w:author="Sergii" w:date="2026-10-21T11:07:34Z">
        <w:r>
          <w:rPr>
            <w:rFonts w:hint="default"/>
            <w:lang w:val="en-US"/>
          </w:rPr>
          <w:t xml:space="preserve"> </w:t>
        </w:r>
      </w:ins>
      <w:ins w:id="1481" w:author="Sergii" w:date="2026-10-21T11:07:35Z">
        <w:r>
          <w:rPr>
            <w:rFonts w:hint="default"/>
            <w:lang w:val="en-US"/>
          </w:rPr>
          <w:t>craz</w:t>
        </w:r>
      </w:ins>
      <w:ins w:id="1482" w:author="Sergii" w:date="2026-10-21T11:07:36Z">
        <w:r>
          <w:rPr>
            <w:rFonts w:hint="default"/>
            <w:lang w:val="en-US"/>
          </w:rPr>
          <w:t>y</w:t>
        </w:r>
      </w:ins>
      <w:ins w:id="1483" w:author="Sergii" w:date="2026-10-21T11:07:37Z">
        <w:r>
          <w:rPr>
            <w:rFonts w:hint="default"/>
            <w:lang w:val="en-US"/>
          </w:rPr>
          <w:t xml:space="preserve"> </w:t>
        </w:r>
      </w:ins>
      <w:ins w:id="1484" w:author="Sergii" w:date="2026-10-21T11:07:38Z">
        <w:r>
          <w:rPr>
            <w:rFonts w:hint="default"/>
            <w:lang w:val="en-US"/>
          </w:rPr>
          <w:t>re</w:t>
        </w:r>
      </w:ins>
      <w:ins w:id="1485" w:author="Sergii" w:date="2026-10-21T11:07:39Z">
        <w:r>
          <w:rPr>
            <w:rFonts w:hint="default"/>
            <w:lang w:val="en-US"/>
          </w:rPr>
          <w:t>n</w:t>
        </w:r>
      </w:ins>
      <w:ins w:id="1486" w:author="Sergii" w:date="2026-10-21T11:07:40Z">
        <w:r>
          <w:rPr>
            <w:rFonts w:hint="default"/>
            <w:lang w:val="en-US"/>
          </w:rPr>
          <w:t>t</w:t>
        </w:r>
      </w:ins>
      <w:ins w:id="1487" w:author="Sergii" w:date="2026-10-21T11:07:41Z">
        <w:r>
          <w:rPr>
            <w:rFonts w:hint="default"/>
            <w:lang w:val="en-US"/>
          </w:rPr>
          <w:t xml:space="preserve"> </w:t>
        </w:r>
      </w:ins>
      <w:ins w:id="1488" w:author="Sergii" w:date="2026-10-21T11:07:43Z">
        <w:r>
          <w:rPr>
            <w:rFonts w:hint="default"/>
            <w:lang w:val="en-US"/>
          </w:rPr>
          <w:t>pr</w:t>
        </w:r>
      </w:ins>
      <w:ins w:id="1489" w:author="Sergii" w:date="2026-10-21T11:07:44Z">
        <w:r>
          <w:rPr>
            <w:rFonts w:hint="default"/>
            <w:lang w:val="en-US"/>
          </w:rPr>
          <w:t>ic</w:t>
        </w:r>
      </w:ins>
      <w:ins w:id="1490" w:author="Sergii" w:date="2026-10-21T11:07:45Z">
        <w:r>
          <w:rPr>
            <w:rFonts w:hint="default"/>
            <w:lang w:val="en-US"/>
          </w:rPr>
          <w:t xml:space="preserve">es </w:t>
        </w:r>
      </w:ins>
      <w:ins w:id="1491" w:author="Sergii" w:date="2026-10-21T11:07:47Z">
        <w:r>
          <w:rPr>
            <w:rFonts w:hint="default"/>
            <w:lang w:val="en-US"/>
          </w:rPr>
          <w:t>an</w:t>
        </w:r>
      </w:ins>
      <w:ins w:id="1492" w:author="Sergii" w:date="2026-10-21T11:07:48Z">
        <w:r>
          <w:rPr>
            <w:rFonts w:hint="default"/>
            <w:lang w:val="en-US"/>
          </w:rPr>
          <w:t xml:space="preserve">d </w:t>
        </w:r>
      </w:ins>
      <w:ins w:id="1493" w:author="Sergii" w:date="2026-10-21T11:07:50Z">
        <w:r>
          <w:rPr>
            <w:rFonts w:hint="default"/>
            <w:lang w:val="en-US"/>
          </w:rPr>
          <w:t>bad</w:t>
        </w:r>
      </w:ins>
      <w:ins w:id="1494" w:author="Sergii" w:date="2026-10-21T11:07:51Z">
        <w:r>
          <w:rPr>
            <w:rFonts w:hint="default"/>
            <w:lang w:val="en-US"/>
          </w:rPr>
          <w:t xml:space="preserve"> </w:t>
        </w:r>
      </w:ins>
      <w:ins w:id="1495" w:author="Sergii" w:date="2026-10-21T11:07:53Z">
        <w:r>
          <w:rPr>
            <w:rFonts w:hint="default"/>
            <w:lang w:val="en-US"/>
          </w:rPr>
          <w:t>livin</w:t>
        </w:r>
      </w:ins>
      <w:ins w:id="1496" w:author="Sergii" w:date="2026-10-21T11:07:54Z">
        <w:r>
          <w:rPr>
            <w:rFonts w:hint="default"/>
            <w:lang w:val="en-US"/>
          </w:rPr>
          <w:t>g</w:t>
        </w:r>
      </w:ins>
      <w:ins w:id="1497" w:author="Sergii" w:date="2026-10-21T11:07:55Z">
        <w:r>
          <w:rPr>
            <w:rFonts w:hint="default"/>
            <w:lang w:val="en-US"/>
          </w:rPr>
          <w:t xml:space="preserve"> co</w:t>
        </w:r>
      </w:ins>
      <w:ins w:id="1498" w:author="Sergii" w:date="2026-10-21T11:07:56Z">
        <w:r>
          <w:rPr>
            <w:rFonts w:hint="default"/>
            <w:lang w:val="en-US"/>
          </w:rPr>
          <w:t>nd</w:t>
        </w:r>
      </w:ins>
      <w:ins w:id="1499" w:author="Sergii" w:date="2026-10-21T11:07:57Z">
        <w:r>
          <w:rPr>
            <w:rFonts w:hint="default"/>
            <w:lang w:val="en-US"/>
          </w:rPr>
          <w:t>i</w:t>
        </w:r>
      </w:ins>
      <w:ins w:id="1500" w:author="Sergii" w:date="2026-10-21T11:07:58Z">
        <w:r>
          <w:rPr>
            <w:rFonts w:hint="default"/>
            <w:lang w:val="en-US"/>
          </w:rPr>
          <w:t>ti</w:t>
        </w:r>
      </w:ins>
      <w:ins w:id="1501" w:author="Sergii" w:date="2026-10-21T11:07:59Z">
        <w:r>
          <w:rPr>
            <w:rFonts w:hint="default"/>
            <w:lang w:val="en-US"/>
          </w:rPr>
          <w:t>ons</w:t>
        </w:r>
      </w:ins>
      <w:ins w:id="1502" w:author="Sergii" w:date="2026-10-21T11:08:00Z">
        <w:r>
          <w:rPr>
            <w:rFonts w:hint="default"/>
            <w:lang w:val="en-US"/>
          </w:rPr>
          <w:t>.</w:t>
        </w:r>
      </w:ins>
      <w:ins w:id="1503" w:author="Sergii" w:date="2026-10-21T11:08:04Z">
        <w:r>
          <w:rPr>
            <w:rFonts w:hint="default"/>
            <w:lang w:val="en-US"/>
          </w:rPr>
          <w:t xml:space="preserve"> </w:t>
        </w:r>
      </w:ins>
      <w:ins w:id="1504" w:author="Sergii" w:date="2026-10-21T11:08:05Z">
        <w:r>
          <w:rPr>
            <w:rFonts w:hint="default"/>
            <w:lang w:val="en-US"/>
          </w:rPr>
          <w:t>Th</w:t>
        </w:r>
      </w:ins>
      <w:ins w:id="1505" w:author="Sergii" w:date="2026-10-21T11:08:06Z">
        <w:r>
          <w:rPr>
            <w:rFonts w:hint="default"/>
            <w:lang w:val="en-US"/>
          </w:rPr>
          <w:t>e</w:t>
        </w:r>
      </w:ins>
      <w:ins w:id="1506" w:author="Sergii" w:date="2026-10-21T11:08:07Z">
        <w:r>
          <w:rPr>
            <w:rFonts w:hint="default"/>
            <w:lang w:val="en-US"/>
          </w:rPr>
          <w:t xml:space="preserve">y </w:t>
        </w:r>
      </w:ins>
      <w:ins w:id="1507" w:author="Sergii" w:date="2026-10-21T11:08:08Z">
        <w:r>
          <w:rPr>
            <w:rFonts w:hint="default"/>
            <w:lang w:val="en-US"/>
          </w:rPr>
          <w:t>als</w:t>
        </w:r>
      </w:ins>
      <w:ins w:id="1508" w:author="Sergii" w:date="2026-10-21T11:08:09Z">
        <w:r>
          <w:rPr>
            <w:rFonts w:hint="default"/>
            <w:lang w:val="en-US"/>
          </w:rPr>
          <w:t xml:space="preserve">o </w:t>
        </w:r>
      </w:ins>
      <w:ins w:id="1509" w:author="Sergii" w:date="2026-10-21T11:08:10Z">
        <w:r>
          <w:rPr>
            <w:rFonts w:hint="default"/>
            <w:lang w:val="en-US"/>
          </w:rPr>
          <w:t>stru</w:t>
        </w:r>
      </w:ins>
      <w:ins w:id="1510" w:author="Sergii" w:date="2026-10-21T11:08:11Z">
        <w:r>
          <w:rPr>
            <w:rFonts w:hint="default"/>
            <w:lang w:val="en-US"/>
          </w:rPr>
          <w:t>g</w:t>
        </w:r>
      </w:ins>
      <w:ins w:id="1511" w:author="Sergii" w:date="2026-10-21T11:08:12Z">
        <w:r>
          <w:rPr>
            <w:rFonts w:hint="default"/>
            <w:lang w:val="en-US"/>
          </w:rPr>
          <w:t xml:space="preserve">gle </w:t>
        </w:r>
      </w:ins>
      <w:ins w:id="1512" w:author="Sergii" w:date="2026-10-21T11:08:13Z">
        <w:r>
          <w:rPr>
            <w:rFonts w:hint="default"/>
            <w:lang w:val="en-US"/>
          </w:rPr>
          <w:t>w</w:t>
        </w:r>
      </w:ins>
      <w:ins w:id="1513" w:author="Sergii" w:date="2026-10-21T11:08:14Z">
        <w:r>
          <w:rPr>
            <w:rFonts w:hint="default"/>
            <w:lang w:val="en-US"/>
          </w:rPr>
          <w:t>ith</w:t>
        </w:r>
      </w:ins>
      <w:ins w:id="1514" w:author="Sergii" w:date="2026-10-21T11:08:15Z">
        <w:r>
          <w:rPr>
            <w:rFonts w:hint="default"/>
            <w:lang w:val="en-US"/>
          </w:rPr>
          <w:t xml:space="preserve"> </w:t>
        </w:r>
      </w:ins>
      <w:ins w:id="1515" w:author="Sergii" w:date="2026-10-21T11:08:21Z">
        <w:r>
          <w:rPr>
            <w:rFonts w:hint="default"/>
            <w:lang w:val="en-US"/>
          </w:rPr>
          <w:t>i</w:t>
        </w:r>
      </w:ins>
      <w:ins w:id="1516" w:author="Sergii" w:date="2026-10-21T11:08:22Z">
        <w:r>
          <w:rPr>
            <w:rFonts w:hint="default"/>
            <w:lang w:val="en-US"/>
          </w:rPr>
          <w:t>n</w:t>
        </w:r>
      </w:ins>
      <w:ins w:id="1517" w:author="Sergii" w:date="2026-10-21T11:08:23Z">
        <w:r>
          <w:rPr>
            <w:rFonts w:hint="default"/>
            <w:lang w:val="en-US"/>
          </w:rPr>
          <w:t>f</w:t>
        </w:r>
      </w:ins>
      <w:ins w:id="1518" w:author="Sergii" w:date="2026-10-21T11:08:24Z">
        <w:r>
          <w:rPr>
            <w:rFonts w:hint="default"/>
            <w:lang w:val="en-US"/>
          </w:rPr>
          <w:t>lati</w:t>
        </w:r>
      </w:ins>
      <w:ins w:id="1519" w:author="Sergii" w:date="2026-10-21T11:08:25Z">
        <w:r>
          <w:rPr>
            <w:rFonts w:hint="default"/>
            <w:lang w:val="en-US"/>
          </w:rPr>
          <w:t>o</w:t>
        </w:r>
      </w:ins>
      <w:ins w:id="1520" w:author="Sergii" w:date="2026-10-21T11:08:26Z">
        <w:r>
          <w:rPr>
            <w:rFonts w:hint="default"/>
            <w:lang w:val="en-US"/>
          </w:rPr>
          <w:t>n an</w:t>
        </w:r>
      </w:ins>
      <w:ins w:id="1521" w:author="Sergii" w:date="2026-10-21T11:08:27Z">
        <w:r>
          <w:rPr>
            <w:rFonts w:hint="default"/>
            <w:lang w:val="en-US"/>
          </w:rPr>
          <w:t>d</w:t>
        </w:r>
      </w:ins>
      <w:ins w:id="1522" w:author="Sergii" w:date="2026-10-21T11:08:28Z">
        <w:r>
          <w:rPr>
            <w:rFonts w:hint="default"/>
            <w:lang w:val="en-US"/>
          </w:rPr>
          <w:t xml:space="preserve"> </w:t>
        </w:r>
      </w:ins>
      <w:ins w:id="1523" w:author="Sergii" w:date="2026-10-21T11:08:29Z">
        <w:r>
          <w:rPr>
            <w:rFonts w:hint="default"/>
            <w:lang w:val="en-US"/>
          </w:rPr>
          <w:t>the</w:t>
        </w:r>
      </w:ins>
      <w:ins w:id="1524" w:author="Sergii" w:date="2026-10-21T11:08:30Z">
        <w:r>
          <w:rPr>
            <w:rFonts w:hint="default"/>
            <w:lang w:val="en-US"/>
          </w:rPr>
          <w:t xml:space="preserve"> st</w:t>
        </w:r>
      </w:ins>
      <w:ins w:id="1525" w:author="Sergii" w:date="2026-10-21T11:08:31Z">
        <w:r>
          <w:rPr>
            <w:rFonts w:hint="default"/>
            <w:lang w:val="en-US"/>
          </w:rPr>
          <w:t>ress</w:t>
        </w:r>
      </w:ins>
      <w:ins w:id="1526" w:author="Sergii" w:date="2026-10-21T11:08:32Z">
        <w:r>
          <w:rPr>
            <w:rFonts w:hint="default"/>
            <w:lang w:val="en-US"/>
          </w:rPr>
          <w:t xml:space="preserve"> </w:t>
        </w:r>
      </w:ins>
      <w:ins w:id="1527" w:author="Sergii" w:date="2026-10-21T11:08:33Z">
        <w:r>
          <w:rPr>
            <w:rFonts w:hint="default"/>
            <w:lang w:val="en-US"/>
          </w:rPr>
          <w:t xml:space="preserve">of </w:t>
        </w:r>
      </w:ins>
      <w:ins w:id="1528" w:author="Sergii" w:date="2026-10-21T11:08:34Z">
        <w:r>
          <w:rPr>
            <w:rFonts w:hint="default"/>
            <w:lang w:val="en-US"/>
          </w:rPr>
          <w:t>ba</w:t>
        </w:r>
      </w:ins>
      <w:ins w:id="1529" w:author="Sergii" w:date="2026-10-21T11:08:35Z">
        <w:r>
          <w:rPr>
            <w:rFonts w:hint="default"/>
            <w:lang w:val="en-US"/>
          </w:rPr>
          <w:t>la</w:t>
        </w:r>
      </w:ins>
      <w:ins w:id="1530" w:author="Sergii" w:date="2026-10-21T11:08:36Z">
        <w:r>
          <w:rPr>
            <w:rFonts w:hint="default"/>
            <w:lang w:val="en-US"/>
          </w:rPr>
          <w:t>nc</w:t>
        </w:r>
      </w:ins>
      <w:ins w:id="1531" w:author="Sergii" w:date="2026-10-21T11:08:45Z">
        <w:r>
          <w:rPr>
            <w:rFonts w:hint="default"/>
            <w:lang w:val="en-US"/>
          </w:rPr>
          <w:t>in</w:t>
        </w:r>
      </w:ins>
      <w:ins w:id="1532" w:author="Sergii" w:date="2026-10-21T11:08:46Z">
        <w:r>
          <w:rPr>
            <w:rFonts w:hint="default"/>
            <w:lang w:val="en-US"/>
          </w:rPr>
          <w:t>g</w:t>
        </w:r>
      </w:ins>
      <w:ins w:id="1533" w:author="Sergii" w:date="2026-10-21T11:08:47Z">
        <w:r>
          <w:rPr>
            <w:rFonts w:hint="default"/>
            <w:lang w:val="en-US"/>
          </w:rPr>
          <w:t xml:space="preserve"> </w:t>
        </w:r>
      </w:ins>
      <w:ins w:id="1534" w:author="Sergii" w:date="2026-10-21T11:08:51Z">
        <w:r>
          <w:rPr>
            <w:rFonts w:hint="default"/>
            <w:lang w:val="en-US"/>
          </w:rPr>
          <w:t>par</w:t>
        </w:r>
      </w:ins>
      <w:ins w:id="1535" w:author="Sergii" w:date="2026-10-21T11:08:52Z">
        <w:r>
          <w:rPr>
            <w:rFonts w:hint="default"/>
            <w:lang w:val="en-US"/>
          </w:rPr>
          <w:t>t</w:t>
        </w:r>
      </w:ins>
      <w:ins w:id="1536" w:author="Sergii" w:date="2026-10-21T11:08:53Z">
        <w:r>
          <w:rPr>
            <w:rFonts w:hint="default"/>
            <w:lang w:val="en-US"/>
          </w:rPr>
          <w:t>-ti</w:t>
        </w:r>
      </w:ins>
      <w:ins w:id="1537" w:author="Sergii" w:date="2026-10-21T11:08:54Z">
        <w:r>
          <w:rPr>
            <w:rFonts w:hint="default"/>
            <w:lang w:val="en-US"/>
          </w:rPr>
          <w:t xml:space="preserve">me </w:t>
        </w:r>
      </w:ins>
      <w:ins w:id="1538" w:author="Sergii" w:date="2026-10-21T11:08:56Z">
        <w:r>
          <w:rPr>
            <w:rFonts w:hint="default"/>
            <w:lang w:val="en-US"/>
          </w:rPr>
          <w:t>or</w:t>
        </w:r>
      </w:ins>
      <w:ins w:id="1539" w:author="Sergii" w:date="2026-10-21T11:08:57Z">
        <w:r>
          <w:rPr>
            <w:rFonts w:hint="default"/>
            <w:lang w:val="en-US"/>
          </w:rPr>
          <w:t xml:space="preserve"> f</w:t>
        </w:r>
      </w:ins>
      <w:ins w:id="1540" w:author="Sergii" w:date="2026-10-21T11:08:58Z">
        <w:r>
          <w:rPr>
            <w:rFonts w:hint="default"/>
            <w:lang w:val="en-US"/>
          </w:rPr>
          <w:t>u</w:t>
        </w:r>
      </w:ins>
      <w:ins w:id="1541" w:author="Sergii" w:date="2026-10-21T11:08:59Z">
        <w:r>
          <w:rPr>
            <w:rFonts w:hint="default"/>
            <w:lang w:val="en-US"/>
          </w:rPr>
          <w:t>ll</w:t>
        </w:r>
      </w:ins>
      <w:ins w:id="1542" w:author="Sergii" w:date="2026-10-21T11:09:00Z">
        <w:r>
          <w:rPr>
            <w:rFonts w:hint="default"/>
            <w:lang w:val="en-US"/>
          </w:rPr>
          <w:t>-ti</w:t>
        </w:r>
      </w:ins>
      <w:ins w:id="1543" w:author="Sergii" w:date="2026-10-21T11:09:01Z">
        <w:r>
          <w:rPr>
            <w:rFonts w:hint="default"/>
            <w:lang w:val="en-US"/>
          </w:rPr>
          <w:t xml:space="preserve">me </w:t>
        </w:r>
      </w:ins>
      <w:ins w:id="1544" w:author="Sergii" w:date="2026-10-21T11:09:02Z">
        <w:r>
          <w:rPr>
            <w:rFonts w:hint="default"/>
            <w:lang w:val="en-US"/>
          </w:rPr>
          <w:t>j</w:t>
        </w:r>
      </w:ins>
      <w:ins w:id="1545" w:author="Sergii" w:date="2026-10-21T11:09:03Z">
        <w:r>
          <w:rPr>
            <w:rFonts w:hint="default"/>
            <w:lang w:val="en-US"/>
          </w:rPr>
          <w:t>ob</w:t>
        </w:r>
      </w:ins>
      <w:ins w:id="1546" w:author="Sergii" w:date="2026-10-21T11:09:04Z">
        <w:r>
          <w:rPr>
            <w:rFonts w:hint="default"/>
            <w:lang w:val="en-US"/>
          </w:rPr>
          <w:t xml:space="preserve">s </w:t>
        </w:r>
      </w:ins>
      <w:ins w:id="1547" w:author="Sergii" w:date="2026-10-21T11:09:06Z">
        <w:r>
          <w:rPr>
            <w:rFonts w:hint="default"/>
            <w:lang w:val="en-US"/>
          </w:rPr>
          <w:t>w</w:t>
        </w:r>
      </w:ins>
      <w:ins w:id="1548" w:author="Sergii" w:date="2026-10-21T11:09:07Z">
        <w:r>
          <w:rPr>
            <w:rFonts w:hint="default"/>
            <w:lang w:val="en-US"/>
          </w:rPr>
          <w:t>ith</w:t>
        </w:r>
      </w:ins>
      <w:ins w:id="1549" w:author="Sergii" w:date="2026-10-21T11:09:08Z">
        <w:r>
          <w:rPr>
            <w:rFonts w:hint="default"/>
            <w:lang w:val="en-US"/>
          </w:rPr>
          <w:t xml:space="preserve"> </w:t>
        </w:r>
      </w:ins>
      <w:ins w:id="1550" w:author="Sergii" w:date="2026-10-21T11:09:09Z">
        <w:r>
          <w:rPr>
            <w:rFonts w:hint="default"/>
            <w:lang w:val="en-US"/>
          </w:rPr>
          <w:t>the</w:t>
        </w:r>
      </w:ins>
      <w:ins w:id="1551" w:author="Sergii" w:date="2026-10-21T11:09:10Z">
        <w:r>
          <w:rPr>
            <w:rFonts w:hint="default"/>
            <w:lang w:val="en-US"/>
          </w:rPr>
          <w:t xml:space="preserve">ir </w:t>
        </w:r>
      </w:ins>
      <w:ins w:id="1552" w:author="Sergii" w:date="2026-10-21T11:09:11Z">
        <w:r>
          <w:rPr>
            <w:rFonts w:hint="default"/>
            <w:lang w:val="en-US"/>
          </w:rPr>
          <w:t>c</w:t>
        </w:r>
      </w:ins>
      <w:ins w:id="1553" w:author="Sergii" w:date="2026-10-21T11:09:12Z">
        <w:r>
          <w:rPr>
            <w:rFonts w:hint="default"/>
            <w:lang w:val="en-US"/>
          </w:rPr>
          <w:t>lass</w:t>
        </w:r>
      </w:ins>
      <w:ins w:id="1554" w:author="Sergii" w:date="2026-10-21T11:09:13Z">
        <w:r>
          <w:rPr>
            <w:rFonts w:hint="default"/>
            <w:lang w:val="en-US"/>
          </w:rPr>
          <w:t>es</w:t>
        </w:r>
      </w:ins>
      <w:ins w:id="1555" w:author="Sergii" w:date="2026-10-21T11:09:14Z">
        <w:r>
          <w:rPr>
            <w:rFonts w:hint="default"/>
            <w:lang w:val="en-US"/>
          </w:rPr>
          <w:t>.</w:t>
        </w:r>
      </w:ins>
      <w:ins w:id="1556" w:author="Sergii" w:date="2026-10-21T11:09:15Z">
        <w:r>
          <w:rPr>
            <w:rFonts w:hint="default"/>
            <w:lang w:val="en-US"/>
          </w:rPr>
          <w:t xml:space="preserve"> </w:t>
        </w:r>
      </w:ins>
      <w:ins w:id="1557" w:author="Sergii" w:date="2026-10-21T11:09:17Z">
        <w:r>
          <w:rPr>
            <w:rFonts w:hint="default"/>
            <w:lang w:val="en-US"/>
          </w:rPr>
          <w:t>F</w:t>
        </w:r>
      </w:ins>
      <w:ins w:id="1558" w:author="Sergii" w:date="2026-10-21T11:09:18Z">
        <w:r>
          <w:rPr>
            <w:rFonts w:hint="default"/>
            <w:lang w:val="en-US"/>
          </w:rPr>
          <w:t xml:space="preserve">or </w:t>
        </w:r>
      </w:ins>
      <w:ins w:id="1559" w:author="Sergii" w:date="2026-10-21T11:09:19Z">
        <w:r>
          <w:rPr>
            <w:rFonts w:hint="default"/>
            <w:lang w:val="en-US"/>
          </w:rPr>
          <w:t>int</w:t>
        </w:r>
      </w:ins>
      <w:ins w:id="1560" w:author="Sergii" w:date="2026-10-21T11:09:20Z">
        <w:r>
          <w:rPr>
            <w:rFonts w:hint="default"/>
            <w:lang w:val="en-US"/>
          </w:rPr>
          <w:t>er</w:t>
        </w:r>
      </w:ins>
      <w:ins w:id="1561" w:author="Sergii" w:date="2026-10-21T11:09:21Z">
        <w:r>
          <w:rPr>
            <w:rFonts w:hint="default"/>
            <w:lang w:val="en-US"/>
          </w:rPr>
          <w:t>natio</w:t>
        </w:r>
      </w:ins>
      <w:ins w:id="1562" w:author="Sergii" w:date="2026-10-21T11:09:22Z">
        <w:r>
          <w:rPr>
            <w:rFonts w:hint="default"/>
            <w:lang w:val="en-US"/>
          </w:rPr>
          <w:t>na</w:t>
        </w:r>
      </w:ins>
      <w:ins w:id="1563" w:author="Sergii" w:date="2026-10-21T11:09:23Z">
        <w:r>
          <w:rPr>
            <w:rFonts w:hint="default"/>
            <w:lang w:val="en-US"/>
          </w:rPr>
          <w:t>l s</w:t>
        </w:r>
      </w:ins>
      <w:ins w:id="1564" w:author="Sergii" w:date="2026-10-21T11:09:24Z">
        <w:r>
          <w:rPr>
            <w:rFonts w:hint="default"/>
            <w:lang w:val="en-US"/>
          </w:rPr>
          <w:t>tud</w:t>
        </w:r>
      </w:ins>
      <w:ins w:id="1565" w:author="Sergii" w:date="2026-10-21T11:09:25Z">
        <w:r>
          <w:rPr>
            <w:rFonts w:hint="default"/>
            <w:lang w:val="en-US"/>
          </w:rPr>
          <w:t>en</w:t>
        </w:r>
      </w:ins>
      <w:ins w:id="1566" w:author="Sergii" w:date="2026-10-21T11:09:26Z">
        <w:r>
          <w:rPr>
            <w:rFonts w:hint="default"/>
            <w:lang w:val="en-US"/>
          </w:rPr>
          <w:t>ts</w:t>
        </w:r>
      </w:ins>
      <w:ins w:id="1567" w:author="Sergii" w:date="2026-10-21T11:09:47Z">
        <w:r>
          <w:rPr>
            <w:rFonts w:hint="default"/>
            <w:lang w:val="en-US"/>
          </w:rPr>
          <w:t>,</w:t>
        </w:r>
      </w:ins>
      <w:ins w:id="1568" w:author="Sergii" w:date="2026-10-21T11:09:48Z">
        <w:r>
          <w:rPr>
            <w:rFonts w:hint="default"/>
            <w:lang w:val="en-US"/>
          </w:rPr>
          <w:t xml:space="preserve"> </w:t>
        </w:r>
      </w:ins>
      <w:ins w:id="1569" w:author="Sergii" w:date="2026-10-21T11:09:49Z">
        <w:r>
          <w:rPr>
            <w:rFonts w:hint="default"/>
            <w:lang w:val="en-US"/>
          </w:rPr>
          <w:t>vis</w:t>
        </w:r>
      </w:ins>
      <w:ins w:id="1570" w:author="Sergii" w:date="2026-10-21T11:09:50Z">
        <w:r>
          <w:rPr>
            <w:rFonts w:hint="default"/>
            <w:lang w:val="en-US"/>
          </w:rPr>
          <w:t xml:space="preserve">a </w:t>
        </w:r>
      </w:ins>
      <w:ins w:id="1571" w:author="Sergii" w:date="2026-10-21T11:09:51Z">
        <w:r>
          <w:rPr>
            <w:rFonts w:hint="default"/>
            <w:lang w:val="en-US"/>
          </w:rPr>
          <w:t>rule</w:t>
        </w:r>
      </w:ins>
      <w:ins w:id="1572" w:author="Sergii" w:date="2026-10-21T11:09:52Z">
        <w:r>
          <w:rPr>
            <w:rFonts w:hint="default"/>
            <w:lang w:val="en-US"/>
          </w:rPr>
          <w:t>s</w:t>
        </w:r>
      </w:ins>
      <w:ins w:id="1573" w:author="Sergii" w:date="2026-10-21T11:09:53Z">
        <w:r>
          <w:rPr>
            <w:rFonts w:hint="default"/>
            <w:lang w:val="en-US"/>
          </w:rPr>
          <w:t xml:space="preserve"> </w:t>
        </w:r>
      </w:ins>
      <w:ins w:id="1574" w:author="Sergii" w:date="2026-10-21T11:10:28Z">
        <w:r>
          <w:rPr>
            <w:rFonts w:hint="default"/>
            <w:lang w:val="en-US"/>
          </w:rPr>
          <w:t>like</w:t>
        </w:r>
      </w:ins>
      <w:ins w:id="1575" w:author="Sergii" w:date="2026-10-21T11:10:31Z">
        <w:r>
          <w:rPr>
            <w:rFonts w:hint="default"/>
            <w:lang w:val="en-US"/>
          </w:rPr>
          <w:t xml:space="preserve"> the </w:t>
        </w:r>
      </w:ins>
      <w:ins w:id="1576" w:author="Sergii" w:date="2026-10-21T11:10:32Z">
        <w:r>
          <w:rPr>
            <w:rFonts w:hint="default"/>
            <w:lang w:val="en-US"/>
          </w:rPr>
          <w:t>S</w:t>
        </w:r>
      </w:ins>
      <w:ins w:id="1577" w:author="Sergii" w:date="2026-10-21T11:10:33Z">
        <w:r>
          <w:rPr>
            <w:rFonts w:hint="default"/>
            <w:lang w:val="en-US"/>
          </w:rPr>
          <w:t>ta</w:t>
        </w:r>
      </w:ins>
      <w:ins w:id="1578" w:author="Sergii" w:date="2026-10-21T11:10:34Z">
        <w:r>
          <w:rPr>
            <w:rFonts w:hint="default"/>
            <w:lang w:val="en-US"/>
          </w:rPr>
          <w:t>m</w:t>
        </w:r>
      </w:ins>
      <w:ins w:id="1579" w:author="Sergii" w:date="2026-10-21T11:10:35Z">
        <w:r>
          <w:rPr>
            <w:rFonts w:hint="default"/>
            <w:lang w:val="en-US"/>
          </w:rPr>
          <w:t>p 2</w:t>
        </w:r>
      </w:ins>
      <w:ins w:id="1580" w:author="Sergii" w:date="2026-10-21T11:10:36Z">
        <w:r>
          <w:rPr>
            <w:rFonts w:hint="default"/>
            <w:lang w:val="en-US"/>
          </w:rPr>
          <w:t xml:space="preserve"> </w:t>
        </w:r>
      </w:ins>
      <w:ins w:id="1581" w:author="Sergii" w:date="2026-10-21T11:10:38Z">
        <w:r>
          <w:rPr>
            <w:rFonts w:hint="default"/>
            <w:lang w:val="en-US"/>
          </w:rPr>
          <w:t>li</w:t>
        </w:r>
      </w:ins>
      <w:ins w:id="1582" w:author="Sergii" w:date="2026-10-21T11:10:39Z">
        <w:r>
          <w:rPr>
            <w:rFonts w:hint="default"/>
            <w:lang w:val="en-US"/>
          </w:rPr>
          <w:t>mit</w:t>
        </w:r>
      </w:ins>
      <w:ins w:id="1583" w:author="Sergii" w:date="2026-10-21T11:10:41Z">
        <w:r>
          <w:rPr>
            <w:rFonts w:hint="default"/>
            <w:lang w:val="en-US"/>
          </w:rPr>
          <w:t xml:space="preserve"> (</w:t>
        </w:r>
      </w:ins>
      <w:ins w:id="1584" w:author="Sergii" w:date="2026-10-21T11:10:43Z">
        <w:r>
          <w:rPr>
            <w:rFonts w:hint="default"/>
            <w:lang w:val="en-US"/>
          </w:rPr>
          <w:t>o</w:t>
        </w:r>
      </w:ins>
      <w:ins w:id="1585" w:author="Sergii" w:date="2026-10-21T11:10:44Z">
        <w:r>
          <w:rPr>
            <w:rFonts w:hint="default"/>
            <w:lang w:val="en-US"/>
          </w:rPr>
          <w:t>nly</w:t>
        </w:r>
      </w:ins>
      <w:ins w:id="1586" w:author="Sergii" w:date="2026-10-21T11:10:46Z">
        <w:r>
          <w:rPr>
            <w:rFonts w:hint="default"/>
            <w:lang w:val="en-US"/>
          </w:rPr>
          <w:t xml:space="preserve"> 20</w:t>
        </w:r>
      </w:ins>
      <w:ins w:id="1587" w:author="Sergii" w:date="2026-10-21T11:10:47Z">
        <w:r>
          <w:rPr>
            <w:rFonts w:hint="default"/>
            <w:lang w:val="en-US"/>
          </w:rPr>
          <w:t xml:space="preserve"> wo</w:t>
        </w:r>
      </w:ins>
      <w:ins w:id="1588" w:author="Sergii" w:date="2026-10-21T11:10:48Z">
        <w:r>
          <w:rPr>
            <w:rFonts w:hint="default"/>
            <w:lang w:val="en-US"/>
          </w:rPr>
          <w:t>r</w:t>
        </w:r>
      </w:ins>
      <w:ins w:id="1589" w:author="Sergii" w:date="2026-10-21T11:10:49Z">
        <w:r>
          <w:rPr>
            <w:rFonts w:hint="default"/>
            <w:lang w:val="en-US"/>
          </w:rPr>
          <w:t xml:space="preserve">k </w:t>
        </w:r>
      </w:ins>
      <w:ins w:id="1590" w:author="Sergii" w:date="2026-10-21T11:10:50Z">
        <w:r>
          <w:rPr>
            <w:rFonts w:hint="default"/>
            <w:lang w:val="en-US"/>
          </w:rPr>
          <w:t>h</w:t>
        </w:r>
      </w:ins>
      <w:ins w:id="1591" w:author="Sergii" w:date="2026-10-21T11:10:51Z">
        <w:r>
          <w:rPr>
            <w:rFonts w:hint="default"/>
            <w:lang w:val="en-US"/>
          </w:rPr>
          <w:t>o</w:t>
        </w:r>
      </w:ins>
      <w:ins w:id="1592" w:author="Sergii" w:date="2026-10-21T11:10:52Z">
        <w:r>
          <w:rPr>
            <w:rFonts w:hint="default"/>
            <w:lang w:val="en-US"/>
          </w:rPr>
          <w:t>ur</w:t>
        </w:r>
      </w:ins>
      <w:ins w:id="1593" w:author="Sergii" w:date="2026-10-21T11:10:53Z">
        <w:r>
          <w:rPr>
            <w:rFonts w:hint="default"/>
            <w:lang w:val="en-US"/>
          </w:rPr>
          <w:t xml:space="preserve">s </w:t>
        </w:r>
      </w:ins>
      <w:ins w:id="1594" w:author="Sergii" w:date="2026-10-21T11:10:54Z">
        <w:r>
          <w:rPr>
            <w:rFonts w:hint="default"/>
            <w:lang w:val="en-US"/>
          </w:rPr>
          <w:t xml:space="preserve">per </w:t>
        </w:r>
      </w:ins>
      <w:ins w:id="1595" w:author="Sergii" w:date="2026-10-21T11:10:55Z">
        <w:r>
          <w:rPr>
            <w:rFonts w:hint="default"/>
            <w:lang w:val="en-US"/>
          </w:rPr>
          <w:t>we</w:t>
        </w:r>
      </w:ins>
      <w:ins w:id="1596" w:author="Sergii" w:date="2026-10-21T11:10:56Z">
        <w:r>
          <w:rPr>
            <w:rFonts w:hint="default"/>
            <w:lang w:val="en-US"/>
          </w:rPr>
          <w:t>ek</w:t>
        </w:r>
      </w:ins>
      <w:ins w:id="1597" w:author="Sergii" w:date="2026-10-21T11:10:57Z">
        <w:r>
          <w:rPr>
            <w:rFonts w:hint="default"/>
            <w:lang w:val="en-US"/>
          </w:rPr>
          <w:t>)</w:t>
        </w:r>
      </w:ins>
      <w:ins w:id="1598" w:author="Sergii" w:date="2026-10-21T11:10:58Z">
        <w:r>
          <w:rPr>
            <w:rFonts w:hint="default"/>
            <w:lang w:val="en-US"/>
          </w:rPr>
          <w:t xml:space="preserve"> </w:t>
        </w:r>
      </w:ins>
      <w:ins w:id="1599" w:author="Sergii" w:date="2026-10-21T11:10:59Z">
        <w:r>
          <w:rPr>
            <w:rFonts w:hint="default"/>
            <w:lang w:val="en-US"/>
          </w:rPr>
          <w:t>c</w:t>
        </w:r>
      </w:ins>
      <w:ins w:id="1600" w:author="Sergii" w:date="2026-10-21T11:11:00Z">
        <w:r>
          <w:rPr>
            <w:rFonts w:hint="default"/>
            <w:lang w:val="en-US"/>
          </w:rPr>
          <w:t>reate</w:t>
        </w:r>
      </w:ins>
      <w:ins w:id="1601" w:author="Sergii" w:date="2026-10-21T11:11:01Z">
        <w:r>
          <w:rPr>
            <w:rFonts w:hint="default"/>
            <w:lang w:val="en-US"/>
          </w:rPr>
          <w:t xml:space="preserve"> </w:t>
        </w:r>
      </w:ins>
      <w:ins w:id="1602" w:author="Sergii" w:date="2026-10-21T11:11:02Z">
        <w:r>
          <w:rPr>
            <w:rFonts w:hint="default"/>
            <w:lang w:val="en-US"/>
          </w:rPr>
          <w:t>h</w:t>
        </w:r>
      </w:ins>
      <w:ins w:id="1603" w:author="Sergii" w:date="2026-10-21T11:11:03Z">
        <w:r>
          <w:rPr>
            <w:rFonts w:hint="default"/>
            <w:lang w:val="en-US"/>
          </w:rPr>
          <w:t>ea</w:t>
        </w:r>
      </w:ins>
      <w:ins w:id="1604" w:author="Sergii" w:date="2026-10-21T11:11:04Z">
        <w:r>
          <w:rPr>
            <w:rFonts w:hint="default"/>
            <w:lang w:val="en-US"/>
          </w:rPr>
          <w:t>vy</w:t>
        </w:r>
      </w:ins>
      <w:ins w:id="1605" w:author="Sergii" w:date="2026-10-21T11:11:05Z">
        <w:r>
          <w:rPr>
            <w:rFonts w:hint="default"/>
            <w:lang w:val="en-US"/>
          </w:rPr>
          <w:t xml:space="preserve"> f</w:t>
        </w:r>
      </w:ins>
      <w:ins w:id="1606" w:author="Sergii" w:date="2026-10-21T11:11:06Z">
        <w:r>
          <w:rPr>
            <w:rFonts w:hint="default"/>
            <w:lang w:val="en-US"/>
          </w:rPr>
          <w:t>i</w:t>
        </w:r>
      </w:ins>
      <w:ins w:id="1607" w:author="Sergii" w:date="2026-10-21T11:11:24Z">
        <w:r>
          <w:rPr>
            <w:rFonts w:hint="default"/>
            <w:lang w:val="en-US"/>
          </w:rPr>
          <w:t>n</w:t>
        </w:r>
      </w:ins>
      <w:ins w:id="1608" w:author="Sergii" w:date="2026-10-21T11:11:25Z">
        <w:r>
          <w:rPr>
            <w:rFonts w:hint="default"/>
            <w:lang w:val="en-US"/>
          </w:rPr>
          <w:t>a</w:t>
        </w:r>
      </w:ins>
      <w:ins w:id="1609" w:author="Sergii" w:date="2026-10-21T11:11:07Z">
        <w:r>
          <w:rPr>
            <w:rFonts w:hint="default"/>
            <w:lang w:val="en-US"/>
          </w:rPr>
          <w:t>n</w:t>
        </w:r>
      </w:ins>
      <w:ins w:id="1610" w:author="Sergii" w:date="2026-10-21T11:11:08Z">
        <w:r>
          <w:rPr>
            <w:rFonts w:hint="default"/>
            <w:lang w:val="en-US"/>
          </w:rPr>
          <w:t>cial</w:t>
        </w:r>
      </w:ins>
      <w:ins w:id="1611" w:author="Sergii" w:date="2026-10-21T11:11:09Z">
        <w:r>
          <w:rPr>
            <w:rFonts w:hint="default"/>
            <w:lang w:val="en-US"/>
          </w:rPr>
          <w:t xml:space="preserve"> a</w:t>
        </w:r>
      </w:ins>
      <w:ins w:id="1612" w:author="Sergii" w:date="2026-10-21T11:11:10Z">
        <w:r>
          <w:rPr>
            <w:rFonts w:hint="default"/>
            <w:lang w:val="en-US"/>
          </w:rPr>
          <w:t xml:space="preserve">nd </w:t>
        </w:r>
      </w:ins>
      <w:ins w:id="1613" w:author="Sergii" w:date="2026-10-21T11:11:11Z">
        <w:r>
          <w:rPr>
            <w:rFonts w:hint="default"/>
            <w:lang w:val="en-US"/>
          </w:rPr>
          <w:t>me</w:t>
        </w:r>
      </w:ins>
      <w:ins w:id="1614" w:author="Sergii" w:date="2026-10-21T11:11:12Z">
        <w:r>
          <w:rPr>
            <w:rFonts w:hint="default"/>
            <w:lang w:val="en-US"/>
          </w:rPr>
          <w:t>nta</w:t>
        </w:r>
      </w:ins>
      <w:ins w:id="1615" w:author="Sergii" w:date="2026-10-21T11:11:13Z">
        <w:r>
          <w:rPr>
            <w:rFonts w:hint="default"/>
            <w:lang w:val="en-US"/>
          </w:rPr>
          <w:t xml:space="preserve">l </w:t>
        </w:r>
      </w:ins>
      <w:ins w:id="1616" w:author="Sergii" w:date="2026-10-21T11:11:15Z">
        <w:r>
          <w:rPr>
            <w:rFonts w:hint="default"/>
            <w:lang w:val="en-US"/>
          </w:rPr>
          <w:t>pres</w:t>
        </w:r>
      </w:ins>
      <w:ins w:id="1617" w:author="Sergii" w:date="2026-10-21T11:11:16Z">
        <w:r>
          <w:rPr>
            <w:rFonts w:hint="default"/>
            <w:lang w:val="en-US"/>
          </w:rPr>
          <w:t>sure</w:t>
        </w:r>
      </w:ins>
      <w:ins w:id="1618" w:author="Sergii" w:date="2026-10-21T11:11:17Z">
        <w:r>
          <w:rPr>
            <w:rFonts w:hint="default"/>
            <w:lang w:val="en-US"/>
          </w:rPr>
          <w:t>.</w:t>
        </w:r>
      </w:ins>
      <w:ins w:id="1619" w:author="Sergii" w:date="2026-10-21T11:11:33Z">
        <w:r>
          <w:rPr>
            <w:rFonts w:hint="default"/>
            <w:lang w:val="en-US"/>
          </w:rPr>
          <w:t xml:space="preserve"> </w:t>
        </w:r>
      </w:ins>
      <w:ins w:id="1620" w:author="Sergii" w:date="2026-10-21T11:11:34Z">
        <w:r>
          <w:rPr>
            <w:rFonts w:hint="default"/>
            <w:lang w:val="en-US"/>
          </w:rPr>
          <w:t>Als</w:t>
        </w:r>
      </w:ins>
      <w:ins w:id="1621" w:author="Sergii" w:date="2026-10-21T11:11:35Z">
        <w:r>
          <w:rPr>
            <w:rFonts w:hint="default"/>
            <w:lang w:val="en-US"/>
          </w:rPr>
          <w:t>o</w:t>
        </w:r>
      </w:ins>
      <w:ins w:id="1622" w:author="Sergii" w:date="2026-10-21T11:11:36Z">
        <w:r>
          <w:rPr>
            <w:rFonts w:hint="default"/>
            <w:lang w:val="en-US"/>
          </w:rPr>
          <w:t>,</w:t>
        </w:r>
      </w:ins>
      <w:ins w:id="1623" w:author="Sergii" w:date="2026-10-21T11:11:37Z">
        <w:r>
          <w:rPr>
            <w:rFonts w:hint="default"/>
            <w:lang w:val="en-US"/>
          </w:rPr>
          <w:t xml:space="preserve"> </w:t>
        </w:r>
      </w:ins>
      <w:ins w:id="1624" w:author="Sergii" w:date="2026-10-21T11:11:38Z">
        <w:r>
          <w:rPr>
            <w:rFonts w:hint="default"/>
            <w:lang w:val="en-US"/>
          </w:rPr>
          <w:t xml:space="preserve">the </w:t>
        </w:r>
      </w:ins>
      <w:ins w:id="1625" w:author="Sergii" w:date="2026-10-21T11:11:39Z">
        <w:r>
          <w:rPr>
            <w:rFonts w:hint="default"/>
            <w:lang w:val="en-US"/>
          </w:rPr>
          <w:t>st</w:t>
        </w:r>
      </w:ins>
      <w:ins w:id="1626" w:author="Sergii" w:date="2026-10-21T11:11:40Z">
        <w:r>
          <w:rPr>
            <w:rFonts w:hint="default"/>
            <w:lang w:val="en-US"/>
          </w:rPr>
          <w:t>uden</w:t>
        </w:r>
      </w:ins>
      <w:ins w:id="1627" w:author="Sergii" w:date="2026-10-21T11:11:41Z">
        <w:r>
          <w:rPr>
            <w:rFonts w:hint="default"/>
            <w:lang w:val="en-US"/>
          </w:rPr>
          <w:t>t</w:t>
        </w:r>
      </w:ins>
      <w:ins w:id="1628" w:author="Sergii" w:date="2026-10-21T11:11:58Z">
        <w:r>
          <w:rPr>
            <w:rFonts w:hint="default"/>
            <w:lang w:val="en-US"/>
          </w:rPr>
          <w:t>s</w:t>
        </w:r>
      </w:ins>
      <w:ins w:id="1629" w:author="Sergii" w:date="2026-10-21T11:11:59Z">
        <w:r>
          <w:rPr>
            <w:rFonts w:hint="default"/>
            <w:lang w:val="en-US"/>
          </w:rPr>
          <w:t xml:space="preserve"> </w:t>
        </w:r>
      </w:ins>
      <w:ins w:id="1630" w:author="Sergii" w:date="2026-10-21T11:12:04Z">
        <w:r>
          <w:rPr>
            <w:rFonts w:hint="default"/>
            <w:lang w:val="en-US"/>
          </w:rPr>
          <w:t>ba</w:t>
        </w:r>
      </w:ins>
      <w:ins w:id="1631" w:author="Sergii" w:date="2026-10-21T11:12:05Z">
        <w:r>
          <w:rPr>
            <w:rFonts w:hint="default"/>
            <w:lang w:val="en-US"/>
          </w:rPr>
          <w:t>ck</w:t>
        </w:r>
      </w:ins>
      <w:ins w:id="1632" w:author="Sergii" w:date="2026-10-21T11:12:07Z">
        <w:r>
          <w:rPr>
            <w:rFonts w:hint="default"/>
            <w:lang w:val="en-US"/>
          </w:rPr>
          <w:t>gr</w:t>
        </w:r>
      </w:ins>
      <w:ins w:id="1633" w:author="Sergii" w:date="2026-10-21T11:12:08Z">
        <w:r>
          <w:rPr>
            <w:rFonts w:hint="default"/>
            <w:lang w:val="en-US"/>
          </w:rPr>
          <w:t>oun</w:t>
        </w:r>
      </w:ins>
      <w:ins w:id="1634" w:author="Sergii" w:date="2026-10-21T11:12:09Z">
        <w:r>
          <w:rPr>
            <w:rFonts w:hint="default"/>
            <w:lang w:val="en-US"/>
          </w:rPr>
          <w:t>d</w:t>
        </w:r>
      </w:ins>
      <w:ins w:id="1635" w:author="Sergii" w:date="2026-10-21T11:12:10Z">
        <w:r>
          <w:rPr>
            <w:rFonts w:hint="default"/>
            <w:lang w:val="en-US"/>
          </w:rPr>
          <w:t xml:space="preserve"> </w:t>
        </w:r>
      </w:ins>
      <w:ins w:id="1636" w:author="Sergii" w:date="2026-10-21T11:12:11Z">
        <w:r>
          <w:rPr>
            <w:rFonts w:hint="default"/>
            <w:lang w:val="en-US"/>
          </w:rPr>
          <w:t>is i</w:t>
        </w:r>
      </w:ins>
      <w:ins w:id="1637" w:author="Sergii" w:date="2026-10-21T11:12:12Z">
        <w:r>
          <w:rPr>
            <w:rFonts w:hint="default"/>
            <w:lang w:val="en-US"/>
          </w:rPr>
          <w:t>m</w:t>
        </w:r>
      </w:ins>
      <w:ins w:id="1638" w:author="Sergii" w:date="2026-10-21T11:12:13Z">
        <w:r>
          <w:rPr>
            <w:rFonts w:hint="default"/>
            <w:lang w:val="en-US"/>
          </w:rPr>
          <w:t>po</w:t>
        </w:r>
      </w:ins>
      <w:ins w:id="1639" w:author="Sergii" w:date="2026-10-21T11:12:14Z">
        <w:r>
          <w:rPr>
            <w:rFonts w:hint="default"/>
            <w:lang w:val="en-US"/>
          </w:rPr>
          <w:t>rt</w:t>
        </w:r>
      </w:ins>
      <w:ins w:id="1640" w:author="Sergii" w:date="2026-10-21T11:12:15Z">
        <w:r>
          <w:rPr>
            <w:rFonts w:hint="default"/>
            <w:lang w:val="en-US"/>
          </w:rPr>
          <w:t>a</w:t>
        </w:r>
      </w:ins>
      <w:ins w:id="1641" w:author="Sergii" w:date="2026-10-21T11:12:16Z">
        <w:r>
          <w:rPr>
            <w:rFonts w:hint="default"/>
            <w:lang w:val="en-US"/>
          </w:rPr>
          <w:t>nt</w:t>
        </w:r>
      </w:ins>
      <w:ins w:id="1642" w:author="Sergii" w:date="2026-10-21T11:12:17Z">
        <w:r>
          <w:rPr>
            <w:rFonts w:hint="default"/>
            <w:lang w:val="en-US"/>
          </w:rPr>
          <w:t xml:space="preserve">. </w:t>
        </w:r>
      </w:ins>
      <w:ins w:id="1643" w:author="Sergii" w:date="2026-10-21T11:12:18Z">
        <w:r>
          <w:rPr>
            <w:rFonts w:hint="default"/>
            <w:lang w:val="en-US"/>
          </w:rPr>
          <w:t>Pe</w:t>
        </w:r>
      </w:ins>
      <w:ins w:id="1644" w:author="Sergii" w:date="2026-10-21T11:12:19Z">
        <w:r>
          <w:rPr>
            <w:rFonts w:hint="default"/>
            <w:lang w:val="en-US"/>
          </w:rPr>
          <w:t>opl</w:t>
        </w:r>
      </w:ins>
      <w:ins w:id="1645" w:author="Sergii" w:date="2026-10-21T11:12:20Z">
        <w:r>
          <w:rPr>
            <w:rFonts w:hint="default"/>
            <w:lang w:val="en-US"/>
          </w:rPr>
          <w:t xml:space="preserve">e </w:t>
        </w:r>
      </w:ins>
      <w:ins w:id="1646" w:author="Sergii" w:date="2026-10-21T11:12:21Z">
        <w:r>
          <w:rPr>
            <w:rFonts w:hint="default"/>
            <w:lang w:val="en-US"/>
          </w:rPr>
          <w:t>who</w:t>
        </w:r>
      </w:ins>
      <w:ins w:id="1647" w:author="Sergii" w:date="2026-10-21T11:12:22Z">
        <w:r>
          <w:rPr>
            <w:rFonts w:hint="default"/>
            <w:lang w:val="en-US"/>
          </w:rPr>
          <w:t xml:space="preserve"> st</w:t>
        </w:r>
      </w:ins>
      <w:ins w:id="1648" w:author="Sergii" w:date="2026-10-21T11:12:23Z">
        <w:r>
          <w:rPr>
            <w:rFonts w:hint="default"/>
            <w:lang w:val="en-US"/>
          </w:rPr>
          <w:t>ar</w:t>
        </w:r>
      </w:ins>
      <w:ins w:id="1649" w:author="Sergii" w:date="2026-10-21T11:12:24Z">
        <w:r>
          <w:rPr>
            <w:rFonts w:hint="default"/>
            <w:lang w:val="en-US"/>
          </w:rPr>
          <w:t xml:space="preserve">s </w:t>
        </w:r>
      </w:ins>
      <w:ins w:id="1650" w:author="Sergii" w:date="2026-10-21T11:12:26Z">
        <w:r>
          <w:rPr>
            <w:rFonts w:hint="default"/>
            <w:lang w:val="en-US"/>
          </w:rPr>
          <w:t>dat</w:t>
        </w:r>
      </w:ins>
      <w:ins w:id="1651" w:author="Sergii" w:date="2026-10-21T11:12:27Z">
        <w:r>
          <w:rPr>
            <w:rFonts w:hint="default"/>
            <w:lang w:val="en-US"/>
          </w:rPr>
          <w:t xml:space="preserve">a </w:t>
        </w:r>
      </w:ins>
      <w:ins w:id="1652" w:author="Sergii" w:date="2026-10-21T11:12:28Z">
        <w:r>
          <w:rPr>
            <w:rFonts w:hint="default"/>
            <w:lang w:val="en-US"/>
          </w:rPr>
          <w:t>ana</w:t>
        </w:r>
      </w:ins>
      <w:ins w:id="1653" w:author="Sergii" w:date="2026-10-21T11:12:29Z">
        <w:r>
          <w:rPr>
            <w:rFonts w:hint="default"/>
            <w:lang w:val="en-US"/>
          </w:rPr>
          <w:t>l</w:t>
        </w:r>
      </w:ins>
      <w:ins w:id="1654" w:author="Sergii" w:date="2026-10-21T11:12:30Z">
        <w:r>
          <w:rPr>
            <w:rFonts w:hint="default"/>
            <w:lang w:val="en-US"/>
          </w:rPr>
          <w:t>y</w:t>
        </w:r>
      </w:ins>
      <w:ins w:id="1655" w:author="Sergii" w:date="2026-10-21T11:12:31Z">
        <w:r>
          <w:rPr>
            <w:rFonts w:hint="default"/>
            <w:lang w:val="en-US"/>
          </w:rPr>
          <w:t>tic</w:t>
        </w:r>
      </w:ins>
      <w:ins w:id="1656" w:author="Sergii" w:date="2026-10-21T11:12:33Z">
        <w:r>
          <w:rPr>
            <w:rFonts w:hint="default"/>
            <w:lang w:val="en-US"/>
          </w:rPr>
          <w:t xml:space="preserve"> </w:t>
        </w:r>
      </w:ins>
      <w:ins w:id="1657" w:author="Sergii" w:date="2026-10-21T11:12:35Z">
        <w:r>
          <w:rPr>
            <w:rFonts w:hint="default"/>
            <w:lang w:val="en-US"/>
          </w:rPr>
          <w:t>with</w:t>
        </w:r>
      </w:ins>
      <w:ins w:id="1658" w:author="Sergii" w:date="2026-10-21T11:12:36Z">
        <w:r>
          <w:rPr>
            <w:rFonts w:hint="default"/>
            <w:lang w:val="en-US"/>
          </w:rPr>
          <w:t xml:space="preserve"> </w:t>
        </w:r>
      </w:ins>
      <w:ins w:id="1659" w:author="Sergii" w:date="2026-10-21T11:12:37Z">
        <w:r>
          <w:rPr>
            <w:rFonts w:hint="default"/>
            <w:lang w:val="en-US"/>
          </w:rPr>
          <w:t>ze</w:t>
        </w:r>
      </w:ins>
      <w:ins w:id="1660" w:author="Sergii" w:date="2026-10-21T11:12:38Z">
        <w:r>
          <w:rPr>
            <w:rFonts w:hint="default"/>
            <w:lang w:val="en-US"/>
          </w:rPr>
          <w:t>ro</w:t>
        </w:r>
      </w:ins>
      <w:ins w:id="1661" w:author="Sergii" w:date="2026-10-21T11:12:39Z">
        <w:r>
          <w:rPr>
            <w:rFonts w:hint="default"/>
            <w:lang w:val="en-US"/>
          </w:rPr>
          <w:t xml:space="preserve"> </w:t>
        </w:r>
      </w:ins>
      <w:ins w:id="1662" w:author="Sergii" w:date="2026-10-21T11:12:40Z">
        <w:r>
          <w:rPr>
            <w:rFonts w:hint="default"/>
            <w:lang w:val="en-US"/>
          </w:rPr>
          <w:t>IT</w:t>
        </w:r>
      </w:ins>
      <w:ins w:id="1663" w:author="Sergii" w:date="2026-10-21T11:12:41Z">
        <w:r>
          <w:rPr>
            <w:rFonts w:hint="default"/>
            <w:lang w:val="en-US"/>
          </w:rPr>
          <w:t xml:space="preserve"> </w:t>
        </w:r>
      </w:ins>
      <w:ins w:id="1664" w:author="Sergii" w:date="2026-10-21T11:12:42Z">
        <w:r>
          <w:rPr>
            <w:rFonts w:hint="default"/>
            <w:lang w:val="en-US"/>
          </w:rPr>
          <w:t>ex</w:t>
        </w:r>
      </w:ins>
      <w:ins w:id="1665" w:author="Sergii" w:date="2026-10-21T11:12:44Z">
        <w:r>
          <w:rPr>
            <w:rFonts w:hint="default"/>
            <w:lang w:val="en-US"/>
          </w:rPr>
          <w:t>pe</w:t>
        </w:r>
      </w:ins>
      <w:ins w:id="1666" w:author="Sergii" w:date="2026-10-21T11:12:45Z">
        <w:r>
          <w:rPr>
            <w:rFonts w:hint="default"/>
            <w:lang w:val="en-US"/>
          </w:rPr>
          <w:t>ri</w:t>
        </w:r>
      </w:ins>
      <w:ins w:id="1667" w:author="Sergii" w:date="2026-10-21T11:12:46Z">
        <w:r>
          <w:rPr>
            <w:rFonts w:hint="default"/>
            <w:lang w:val="en-US"/>
          </w:rPr>
          <w:t>enc</w:t>
        </w:r>
      </w:ins>
      <w:ins w:id="1668" w:author="Sergii" w:date="2026-10-21T11:12:47Z">
        <w:r>
          <w:rPr>
            <w:rFonts w:hint="default"/>
            <w:lang w:val="en-US"/>
          </w:rPr>
          <w:t xml:space="preserve">e </w:t>
        </w:r>
      </w:ins>
      <w:ins w:id="1669" w:author="Sergii" w:date="2026-10-21T11:12:48Z">
        <w:r>
          <w:rPr>
            <w:rFonts w:hint="default"/>
            <w:lang w:val="en-US"/>
          </w:rPr>
          <w:t xml:space="preserve">or </w:t>
        </w:r>
      </w:ins>
      <w:ins w:id="1670" w:author="Sergii" w:date="2026-10-21T11:12:52Z">
        <w:r>
          <w:rPr>
            <w:rFonts w:hint="default"/>
            <w:lang w:val="en-US"/>
          </w:rPr>
          <w:t>h</w:t>
        </w:r>
      </w:ins>
      <w:ins w:id="1671" w:author="Sergii" w:date="2026-10-21T11:12:53Z">
        <w:r>
          <w:rPr>
            <w:rFonts w:hint="default"/>
            <w:lang w:val="en-US"/>
          </w:rPr>
          <w:t>av</w:t>
        </w:r>
      </w:ins>
      <w:ins w:id="1672" w:author="Sergii" w:date="2026-10-21T11:12:54Z">
        <w:r>
          <w:rPr>
            <w:rFonts w:hint="default"/>
            <w:lang w:val="en-US"/>
          </w:rPr>
          <w:t>e</w:t>
        </w:r>
      </w:ins>
      <w:ins w:id="1673" w:author="Sergii" w:date="2026-10-21T11:12:55Z">
        <w:r>
          <w:rPr>
            <w:rFonts w:hint="default"/>
            <w:lang w:val="en-US"/>
          </w:rPr>
          <w:t xml:space="preserve"> E</w:t>
        </w:r>
      </w:ins>
      <w:ins w:id="1674" w:author="Sergii" w:date="2026-10-21T11:12:56Z">
        <w:r>
          <w:rPr>
            <w:rFonts w:hint="default"/>
            <w:lang w:val="en-US"/>
          </w:rPr>
          <w:t>ngl</w:t>
        </w:r>
      </w:ins>
      <w:ins w:id="1675" w:author="Sergii" w:date="2026-10-21T11:12:57Z">
        <w:r>
          <w:rPr>
            <w:rFonts w:hint="default"/>
            <w:lang w:val="en-US"/>
          </w:rPr>
          <w:t>is</w:t>
        </w:r>
      </w:ins>
      <w:ins w:id="1676" w:author="Sergii" w:date="2026-10-21T11:12:58Z">
        <w:r>
          <w:rPr>
            <w:rFonts w:hint="default"/>
            <w:lang w:val="en-US"/>
          </w:rPr>
          <w:t xml:space="preserve">h </w:t>
        </w:r>
      </w:ins>
      <w:ins w:id="1677" w:author="Sergii" w:date="2026-10-21T11:12:59Z">
        <w:r>
          <w:rPr>
            <w:rFonts w:hint="default"/>
            <w:lang w:val="en-US"/>
          </w:rPr>
          <w:t>la</w:t>
        </w:r>
      </w:ins>
      <w:ins w:id="1678" w:author="Sergii" w:date="2026-10-21T11:13:03Z">
        <w:r>
          <w:rPr>
            <w:rFonts w:hint="default"/>
            <w:lang w:val="en-US"/>
          </w:rPr>
          <w:t>n</w:t>
        </w:r>
      </w:ins>
      <w:ins w:id="1679" w:author="Sergii" w:date="2026-10-21T11:13:04Z">
        <w:r>
          <w:rPr>
            <w:rFonts w:hint="default"/>
            <w:lang w:val="en-US"/>
          </w:rPr>
          <w:t>gua</w:t>
        </w:r>
      </w:ins>
      <w:ins w:id="1680" w:author="Sergii" w:date="2026-10-21T11:13:05Z">
        <w:r>
          <w:rPr>
            <w:rFonts w:hint="default"/>
            <w:lang w:val="en-US"/>
          </w:rPr>
          <w:t xml:space="preserve">ge </w:t>
        </w:r>
      </w:ins>
      <w:ins w:id="1681" w:author="Sergii" w:date="2026-10-21T11:13:08Z">
        <w:r>
          <w:rPr>
            <w:rFonts w:hint="default"/>
            <w:lang w:val="en-US"/>
          </w:rPr>
          <w:t>ba</w:t>
        </w:r>
      </w:ins>
      <w:ins w:id="1682" w:author="Sergii" w:date="2026-10-21T11:13:09Z">
        <w:r>
          <w:rPr>
            <w:rFonts w:hint="default"/>
            <w:lang w:val="en-US"/>
          </w:rPr>
          <w:t>rri</w:t>
        </w:r>
      </w:ins>
      <w:ins w:id="1683" w:author="Sergii" w:date="2026-10-21T11:13:10Z">
        <w:r>
          <w:rPr>
            <w:rFonts w:hint="default"/>
            <w:lang w:val="en-US"/>
          </w:rPr>
          <w:t>er</w:t>
        </w:r>
      </w:ins>
      <w:ins w:id="1684" w:author="Sergii" w:date="2026-10-21T11:13:12Z">
        <w:r>
          <w:rPr>
            <w:rFonts w:hint="default"/>
            <w:lang w:val="en-US"/>
          </w:rPr>
          <w:t xml:space="preserve"> c</w:t>
        </w:r>
      </w:ins>
      <w:ins w:id="1685" w:author="Sergii" w:date="2026-10-21T11:13:13Z">
        <w:r>
          <w:rPr>
            <w:rFonts w:hint="default"/>
            <w:lang w:val="en-US"/>
          </w:rPr>
          <w:t>ha</w:t>
        </w:r>
      </w:ins>
      <w:ins w:id="1686" w:author="Sergii" w:date="2026-10-21T11:13:14Z">
        <w:r>
          <w:rPr>
            <w:rFonts w:hint="default"/>
            <w:lang w:val="en-US"/>
          </w:rPr>
          <w:t>l</w:t>
        </w:r>
      </w:ins>
      <w:ins w:id="1687" w:author="Sergii" w:date="2026-10-21T11:13:16Z">
        <w:r>
          <w:rPr>
            <w:rFonts w:hint="default"/>
            <w:lang w:val="en-US"/>
          </w:rPr>
          <w:t>len</w:t>
        </w:r>
      </w:ins>
      <w:ins w:id="1688" w:author="Sergii" w:date="2026-10-21T11:13:17Z">
        <w:r>
          <w:rPr>
            <w:rFonts w:hint="default"/>
            <w:lang w:val="en-US"/>
          </w:rPr>
          <w:t>ge</w:t>
        </w:r>
      </w:ins>
      <w:ins w:id="1689" w:author="Sergii" w:date="2026-10-21T11:13:18Z">
        <w:r>
          <w:rPr>
            <w:rFonts w:hint="default"/>
            <w:lang w:val="en-US"/>
          </w:rPr>
          <w:t>s</w:t>
        </w:r>
      </w:ins>
      <w:ins w:id="1690" w:author="Sergii" w:date="2026-10-21T11:13:20Z">
        <w:r>
          <w:rPr>
            <w:rFonts w:hint="default"/>
            <w:lang w:val="en-US"/>
          </w:rPr>
          <w:t xml:space="preserve"> fa</w:t>
        </w:r>
      </w:ins>
      <w:ins w:id="1691" w:author="Sergii" w:date="2026-10-21T11:13:21Z">
        <w:r>
          <w:rPr>
            <w:rFonts w:hint="default"/>
            <w:lang w:val="en-US"/>
          </w:rPr>
          <w:t>ce a</w:t>
        </w:r>
      </w:ins>
      <w:ins w:id="1692" w:author="Sergii" w:date="2026-10-21T11:13:22Z">
        <w:r>
          <w:rPr>
            <w:rFonts w:hint="default"/>
            <w:lang w:val="en-US"/>
          </w:rPr>
          <w:t xml:space="preserve"> m</w:t>
        </w:r>
      </w:ins>
      <w:ins w:id="1693" w:author="Sergii" w:date="2026-10-21T11:13:23Z">
        <w:r>
          <w:rPr>
            <w:rFonts w:hint="default"/>
            <w:lang w:val="en-US"/>
          </w:rPr>
          <w:t>uch</w:t>
        </w:r>
      </w:ins>
      <w:ins w:id="1694" w:author="Sergii" w:date="2026-10-21T11:13:24Z">
        <w:r>
          <w:rPr>
            <w:rFonts w:hint="default"/>
            <w:lang w:val="en-US"/>
          </w:rPr>
          <w:t xml:space="preserve"> h</w:t>
        </w:r>
      </w:ins>
      <w:ins w:id="1695" w:author="Sergii" w:date="2026-10-21T11:13:26Z">
        <w:r>
          <w:rPr>
            <w:rFonts w:hint="default"/>
            <w:lang w:val="en-US"/>
          </w:rPr>
          <w:t>ig</w:t>
        </w:r>
      </w:ins>
      <w:ins w:id="1696" w:author="Sergii" w:date="2026-10-21T11:13:27Z">
        <w:r>
          <w:rPr>
            <w:rFonts w:hint="default"/>
            <w:lang w:val="en-US"/>
          </w:rPr>
          <w:t xml:space="preserve">her </w:t>
        </w:r>
      </w:ins>
      <w:ins w:id="1697" w:author="Sergii" w:date="2026-10-21T11:13:28Z">
        <w:r>
          <w:rPr>
            <w:rFonts w:hint="default"/>
            <w:lang w:val="en-US"/>
          </w:rPr>
          <w:t>st</w:t>
        </w:r>
      </w:ins>
      <w:ins w:id="1698" w:author="Sergii" w:date="2026-10-21T11:13:29Z">
        <w:r>
          <w:rPr>
            <w:rFonts w:hint="default"/>
            <w:lang w:val="en-US"/>
          </w:rPr>
          <w:t>ud</w:t>
        </w:r>
      </w:ins>
      <w:ins w:id="1699" w:author="Sergii" w:date="2026-10-21T11:13:30Z">
        <w:r>
          <w:rPr>
            <w:rFonts w:hint="default"/>
            <w:lang w:val="en-US"/>
          </w:rPr>
          <w:t>y</w:t>
        </w:r>
      </w:ins>
      <w:ins w:id="1700" w:author="Sergii" w:date="2026-10-21T11:13:33Z">
        <w:r>
          <w:rPr>
            <w:rFonts w:hint="default"/>
            <w:lang w:val="en-US"/>
          </w:rPr>
          <w:t xml:space="preserve"> </w:t>
        </w:r>
      </w:ins>
      <w:ins w:id="1701" w:author="Sergii" w:date="2026-10-21T11:13:47Z">
        <w:r>
          <w:rPr>
            <w:rFonts w:hint="default"/>
            <w:lang w:val="en-US"/>
          </w:rPr>
          <w:t>pro</w:t>
        </w:r>
      </w:ins>
      <w:ins w:id="1702" w:author="Sergii" w:date="2026-10-21T11:13:48Z">
        <w:r>
          <w:rPr>
            <w:rFonts w:hint="default"/>
            <w:lang w:val="en-US"/>
          </w:rPr>
          <w:t>ble</w:t>
        </w:r>
      </w:ins>
      <w:ins w:id="1703" w:author="Sergii" w:date="2026-10-21T11:13:49Z">
        <w:r>
          <w:rPr>
            <w:rFonts w:hint="default"/>
            <w:lang w:val="en-US"/>
          </w:rPr>
          <w:t>m</w:t>
        </w:r>
      </w:ins>
      <w:ins w:id="1704" w:author="Sergii" w:date="2026-10-21T11:13:52Z">
        <w:r>
          <w:rPr>
            <w:rFonts w:hint="default"/>
            <w:lang w:val="en-US"/>
          </w:rPr>
          <w:t>s</w:t>
        </w:r>
      </w:ins>
      <w:ins w:id="1705" w:author="Sergii" w:date="2026-10-21T11:13:54Z">
        <w:r>
          <w:rPr>
            <w:rFonts w:hint="default"/>
            <w:lang w:val="en-US"/>
          </w:rPr>
          <w:t xml:space="preserve"> tha</w:t>
        </w:r>
      </w:ins>
      <w:ins w:id="1706" w:author="Sergii" w:date="2026-10-21T11:13:55Z">
        <w:r>
          <w:rPr>
            <w:rFonts w:hint="default"/>
            <w:lang w:val="en-US"/>
          </w:rPr>
          <w:t xml:space="preserve">n </w:t>
        </w:r>
      </w:ins>
      <w:ins w:id="1707" w:author="Sergii" w:date="2026-10-21T11:13:58Z">
        <w:r>
          <w:rPr>
            <w:rFonts w:hint="default"/>
            <w:lang w:val="en-US"/>
          </w:rPr>
          <w:t>stu</w:t>
        </w:r>
      </w:ins>
      <w:ins w:id="1708" w:author="Sergii" w:date="2026-10-21T11:13:59Z">
        <w:r>
          <w:rPr>
            <w:rFonts w:hint="default"/>
            <w:lang w:val="en-US"/>
          </w:rPr>
          <w:t>dent</w:t>
        </w:r>
      </w:ins>
      <w:ins w:id="1709" w:author="Sergii" w:date="2026-10-21T11:14:00Z">
        <w:r>
          <w:rPr>
            <w:rFonts w:hint="default"/>
            <w:lang w:val="en-US"/>
          </w:rPr>
          <w:t>s</w:t>
        </w:r>
      </w:ins>
      <w:ins w:id="1710" w:author="Sergii" w:date="2026-10-21T11:14:01Z">
        <w:r>
          <w:rPr>
            <w:rFonts w:hint="default"/>
            <w:lang w:val="en-US"/>
          </w:rPr>
          <w:t xml:space="preserve"> wh</w:t>
        </w:r>
      </w:ins>
      <w:ins w:id="1711" w:author="Sergii" w:date="2026-10-21T11:14:02Z">
        <w:r>
          <w:rPr>
            <w:rFonts w:hint="default"/>
            <w:lang w:val="en-US"/>
          </w:rPr>
          <w:t xml:space="preserve">o </w:t>
        </w:r>
      </w:ins>
      <w:ins w:id="1712" w:author="Sergii" w:date="2026-10-21T11:14:03Z">
        <w:r>
          <w:rPr>
            <w:rFonts w:hint="default"/>
            <w:lang w:val="en-US"/>
          </w:rPr>
          <w:t>al</w:t>
        </w:r>
      </w:ins>
      <w:ins w:id="1713" w:author="Sergii" w:date="2026-10-21T11:14:04Z">
        <w:r>
          <w:rPr>
            <w:rFonts w:hint="default"/>
            <w:lang w:val="en-US"/>
          </w:rPr>
          <w:t>rea</w:t>
        </w:r>
      </w:ins>
      <w:ins w:id="1714" w:author="Sergii" w:date="2026-10-21T11:14:07Z">
        <w:r>
          <w:rPr>
            <w:rFonts w:hint="default"/>
            <w:lang w:val="en-US"/>
          </w:rPr>
          <w:t>dy</w:t>
        </w:r>
      </w:ins>
      <w:ins w:id="1715" w:author="Sergii" w:date="2026-10-21T11:14:08Z">
        <w:r>
          <w:rPr>
            <w:rFonts w:hint="default"/>
            <w:lang w:val="en-US"/>
          </w:rPr>
          <w:t xml:space="preserve"> </w:t>
        </w:r>
      </w:ins>
      <w:ins w:id="1716" w:author="Sergii" w:date="2026-10-21T11:14:09Z">
        <w:r>
          <w:rPr>
            <w:rFonts w:hint="default"/>
            <w:lang w:val="en-US"/>
          </w:rPr>
          <w:t>kn</w:t>
        </w:r>
      </w:ins>
      <w:ins w:id="1717" w:author="Sergii" w:date="2026-10-21T11:14:10Z">
        <w:r>
          <w:rPr>
            <w:rFonts w:hint="default"/>
            <w:lang w:val="en-US"/>
          </w:rPr>
          <w:t>ow</w:t>
        </w:r>
      </w:ins>
      <w:ins w:id="1718" w:author="Sergii" w:date="2026-10-21T11:14:11Z">
        <w:r>
          <w:rPr>
            <w:rFonts w:hint="default"/>
            <w:lang w:val="en-US"/>
          </w:rPr>
          <w:t xml:space="preserve"> c</w:t>
        </w:r>
      </w:ins>
      <w:ins w:id="1719" w:author="Sergii" w:date="2026-10-21T11:14:12Z">
        <w:r>
          <w:rPr>
            <w:rFonts w:hint="default"/>
            <w:lang w:val="en-US"/>
          </w:rPr>
          <w:t>o</w:t>
        </w:r>
      </w:ins>
      <w:ins w:id="1720" w:author="Sergii" w:date="2026-10-21T11:14:13Z">
        <w:r>
          <w:rPr>
            <w:rFonts w:hint="default"/>
            <w:lang w:val="en-US"/>
          </w:rPr>
          <w:t>din</w:t>
        </w:r>
      </w:ins>
      <w:ins w:id="1721" w:author="Sergii" w:date="2026-10-21T11:14:16Z">
        <w:r>
          <w:rPr>
            <w:rFonts w:hint="default"/>
            <w:lang w:val="en-US"/>
          </w:rPr>
          <w:t>g</w:t>
        </w:r>
      </w:ins>
      <w:ins w:id="1722" w:author="Sergii" w:date="2026-10-21T11:14:17Z">
        <w:r>
          <w:rPr>
            <w:rFonts w:hint="default"/>
            <w:lang w:val="en-US"/>
          </w:rPr>
          <w:t>.</w:t>
        </w:r>
      </w:ins>
      <w:ins w:id="1723" w:author="Sergii" w:date="2026-10-21T11:07:14Z">
        <w:r>
          <w:rPr>
            <w:rFonts w:hint="default"/>
            <w:lang w:val="en-US"/>
          </w:rPr>
          <w:t xml:space="preserve"> </w:t>
        </w:r>
      </w:ins>
      <w:ins w:id="1724" w:author="Sergii" w:date="2026-10-21T10:58:06Z">
        <w:r>
          <w:rPr>
            <w:rFonts w:hint="default"/>
            <w:lang w:val="en-US"/>
          </w:rPr>
          <w:t xml:space="preserve"> </w:t>
        </w:r>
      </w:ins>
    </w:p>
    <w:p w14:paraId="58C3CCF0">
      <w:pPr>
        <w:spacing w:line="360" w:lineRule="auto"/>
        <w:rPr>
          <w:ins w:id="1726" w:author="Sergii" w:date="2026-10-21T11:28:18Z"/>
          <w:rFonts w:hint="default"/>
          <w:lang w:val="ru-RU"/>
        </w:rPr>
        <w:pPrChange w:id="1725" w:author="Sergii" w:date="2026-10-21T11:04:26Z">
          <w:pPr/>
        </w:pPrChange>
      </w:pPr>
      <w:ins w:id="1727" w:author="Sergii" w:date="2026-10-21T11:14:54Z">
        <w:r>
          <w:rPr>
            <w:rFonts w:hint="default"/>
            <w:lang w:val="en-US"/>
          </w:rPr>
          <w:t>The</w:t>
        </w:r>
      </w:ins>
      <w:ins w:id="1728" w:author="Sergii" w:date="2026-10-21T11:14:55Z">
        <w:r>
          <w:rPr>
            <w:rFonts w:hint="default"/>
            <w:lang w:val="en-US"/>
          </w:rPr>
          <w:t xml:space="preserve"> </w:t>
        </w:r>
      </w:ins>
      <w:ins w:id="1729" w:author="Sergii" w:date="2026-10-21T11:14:56Z">
        <w:r>
          <w:rPr>
            <w:rFonts w:hint="default"/>
            <w:lang w:val="en-US"/>
          </w:rPr>
          <w:t>mai</w:t>
        </w:r>
      </w:ins>
      <w:ins w:id="1730" w:author="Sergii" w:date="2026-10-21T11:14:57Z">
        <w:r>
          <w:rPr>
            <w:rFonts w:hint="default"/>
            <w:lang w:val="en-US"/>
          </w:rPr>
          <w:t xml:space="preserve">n </w:t>
        </w:r>
      </w:ins>
      <w:ins w:id="1731" w:author="Sergii" w:date="2026-10-21T11:14:58Z">
        <w:r>
          <w:rPr>
            <w:rFonts w:hint="default"/>
            <w:lang w:val="en-US"/>
          </w:rPr>
          <w:t>i</w:t>
        </w:r>
      </w:ins>
      <w:ins w:id="1732" w:author="Sergii" w:date="2026-10-21T11:15:00Z">
        <w:r>
          <w:rPr>
            <w:rFonts w:hint="default"/>
            <w:lang w:val="en-US"/>
          </w:rPr>
          <w:t>ss</w:t>
        </w:r>
      </w:ins>
      <w:ins w:id="1733" w:author="Sergii" w:date="2026-10-21T11:15:01Z">
        <w:r>
          <w:rPr>
            <w:rFonts w:hint="default"/>
            <w:lang w:val="en-US"/>
          </w:rPr>
          <w:t>ue</w:t>
        </w:r>
      </w:ins>
      <w:ins w:id="1734" w:author="Sergii" w:date="2026-10-21T11:15:02Z">
        <w:r>
          <w:rPr>
            <w:rFonts w:hint="default"/>
            <w:lang w:val="en-US"/>
          </w:rPr>
          <w:t xml:space="preserve"> for</w:t>
        </w:r>
      </w:ins>
      <w:ins w:id="1735" w:author="Sergii" w:date="2026-10-21T11:15:03Z">
        <w:r>
          <w:rPr>
            <w:rFonts w:hint="default"/>
            <w:lang w:val="en-US"/>
          </w:rPr>
          <w:t xml:space="preserve"> </w:t>
        </w:r>
      </w:ins>
      <w:ins w:id="1736" w:author="Sergii" w:date="2026-10-21T11:15:04Z">
        <w:r>
          <w:rPr>
            <w:rFonts w:hint="default"/>
            <w:lang w:val="en-US"/>
          </w:rPr>
          <w:t xml:space="preserve">data </w:t>
        </w:r>
      </w:ins>
      <w:ins w:id="1737" w:author="Sergii" w:date="2026-10-21T11:15:19Z">
        <w:r>
          <w:rPr>
            <w:rFonts w:hint="default"/>
            <w:lang w:val="en-US"/>
          </w:rPr>
          <w:t>analytic is GDPR rules.</w:t>
        </w:r>
      </w:ins>
      <w:ins w:id="1738" w:author="Sergii" w:date="2026-10-21T11:16:21Z">
        <w:r>
          <w:rPr>
            <w:rFonts w:hint="default"/>
            <w:lang w:val="en-US"/>
          </w:rPr>
          <w:t xml:space="preserve"> </w:t>
        </w:r>
      </w:ins>
      <w:ins w:id="1739" w:author="Sergii" w:date="2026-10-21T11:16:26Z">
        <w:r>
          <w:rPr>
            <w:rFonts w:hint="default"/>
            <w:lang w:val="en-US"/>
          </w:rPr>
          <w:t xml:space="preserve">CCT Dublin cannot just ask students about their private lives, </w:t>
        </w:r>
      </w:ins>
      <w:ins w:id="1740" w:author="Sergii" w:date="2026-10-21T11:16:54Z">
        <w:r>
          <w:rPr>
            <w:rFonts w:hint="default"/>
            <w:lang w:val="en-US"/>
          </w:rPr>
          <w:t>housing</w:t>
        </w:r>
      </w:ins>
      <w:ins w:id="1741" w:author="Sergii" w:date="2026-10-21T11:16:55Z">
        <w:r>
          <w:rPr>
            <w:rFonts w:hint="default"/>
            <w:lang w:val="en-US"/>
          </w:rPr>
          <w:t xml:space="preserve"> </w:t>
        </w:r>
      </w:ins>
      <w:ins w:id="1742" w:author="Sergii" w:date="2026-10-21T11:16:57Z">
        <w:r>
          <w:rPr>
            <w:rFonts w:hint="default"/>
            <w:lang w:val="en-US"/>
          </w:rPr>
          <w:t>s</w:t>
        </w:r>
      </w:ins>
      <w:ins w:id="1743" w:author="Sergii" w:date="2026-10-21T11:16:58Z">
        <w:r>
          <w:rPr>
            <w:rFonts w:hint="default"/>
            <w:lang w:val="en-US"/>
          </w:rPr>
          <w:t>itu</w:t>
        </w:r>
      </w:ins>
      <w:ins w:id="1744" w:author="Sergii" w:date="2026-10-21T11:16:59Z">
        <w:r>
          <w:rPr>
            <w:rFonts w:hint="default"/>
            <w:lang w:val="en-US"/>
          </w:rPr>
          <w:t>atio</w:t>
        </w:r>
      </w:ins>
      <w:ins w:id="1745" w:author="Sergii" w:date="2026-10-21T11:17:00Z">
        <w:r>
          <w:rPr>
            <w:rFonts w:hint="default"/>
            <w:lang w:val="en-US"/>
          </w:rPr>
          <w:t>n</w:t>
        </w:r>
      </w:ins>
      <w:ins w:id="1746" w:author="Sergii" w:date="2026-10-21T11:16:26Z">
        <w:r>
          <w:rPr>
            <w:rFonts w:hint="default"/>
            <w:lang w:val="en-US"/>
          </w:rPr>
          <w:t>, or stress levels. To fix this data gap, this project uses an open dataset from the UCI Machine Learning Repository ("Predict Student Dropout and Academic Success") as a proxy.</w:t>
        </w:r>
      </w:ins>
      <w:ins w:id="1747" w:author="Sergii" w:date="2026-10-21T11:19:41Z">
        <w:r>
          <w:rPr>
            <w:rFonts w:hint="default"/>
            <w:lang w:val="ru-RU"/>
          </w:rPr>
          <w:t xml:space="preserve"> </w:t>
        </w:r>
      </w:ins>
      <w:ins w:id="1748" w:author="Sergii" w:date="2026-10-21T11:19:44Z">
        <w:r>
          <w:rPr>
            <w:rFonts w:hint="default"/>
            <w:lang w:val="ru-RU"/>
          </w:rPr>
          <w:t>We can analyze specific features in this data, like inflation rates, displaced status, tuition fees status, scholarships, background experience, and nationality to address language barriers. The machine learning model can use these features to show how daily life stress and background gaps turn into dropout risk. This system will help CCT Dublin move away from just watching students leave. Instead, it gives early risk signals so the college can help the student and fix the situation before they actually drop out.</w:t>
        </w:r>
      </w:ins>
    </w:p>
    <w:p w14:paraId="3D9F1A64">
      <w:pPr>
        <w:pStyle w:val="2"/>
        <w:spacing w:line="360" w:lineRule="auto"/>
        <w:rPr>
          <w:ins w:id="1750" w:author="Sergii" w:date="2026-10-21T11:29:05Z"/>
          <w:rFonts w:hint="default"/>
          <w:lang w:val="en-US"/>
        </w:rPr>
        <w:pPrChange w:id="1749" w:author="Sergii" w:date="2026-10-21T11:29:31Z">
          <w:pPr/>
        </w:pPrChange>
      </w:pPr>
      <w:ins w:id="1751" w:author="Sergii" w:date="2026-10-21T11:28:35Z">
        <w:r>
          <w:rPr>
            <w:rFonts w:hint="default"/>
            <w:lang w:val="en-US"/>
          </w:rPr>
          <w:t>A</w:t>
        </w:r>
      </w:ins>
      <w:ins w:id="1752" w:author="Sergii" w:date="2026-10-21T11:28:37Z">
        <w:r>
          <w:rPr>
            <w:rFonts w:hint="default"/>
            <w:lang w:val="en-US"/>
          </w:rPr>
          <w:t>i</w:t>
        </w:r>
      </w:ins>
      <w:ins w:id="1753" w:author="Sergii" w:date="2026-10-21T11:28:38Z">
        <w:r>
          <w:rPr>
            <w:rFonts w:hint="default"/>
            <w:lang w:val="en-US"/>
          </w:rPr>
          <w:t xml:space="preserve">m </w:t>
        </w:r>
      </w:ins>
      <w:ins w:id="1754" w:author="Sergii" w:date="2026-10-21T11:28:39Z">
        <w:r>
          <w:rPr>
            <w:rFonts w:hint="default"/>
            <w:lang w:val="en-US"/>
          </w:rPr>
          <w:t xml:space="preserve">and </w:t>
        </w:r>
      </w:ins>
      <w:ins w:id="1755" w:author="Sergii" w:date="2026-10-21T11:28:40Z">
        <w:r>
          <w:rPr>
            <w:rFonts w:hint="default"/>
            <w:lang w:val="en-US"/>
          </w:rPr>
          <w:t>O</w:t>
        </w:r>
      </w:ins>
      <w:ins w:id="1756" w:author="Sergii" w:date="2026-10-21T11:28:41Z">
        <w:r>
          <w:rPr>
            <w:rFonts w:hint="default"/>
            <w:lang w:val="en-US"/>
          </w:rPr>
          <w:t>b</w:t>
        </w:r>
      </w:ins>
      <w:ins w:id="1757" w:author="Sergii" w:date="2026-10-21T11:28:42Z">
        <w:r>
          <w:rPr>
            <w:rFonts w:hint="default"/>
            <w:lang w:val="en-US"/>
          </w:rPr>
          <w:t>j</w:t>
        </w:r>
      </w:ins>
      <w:ins w:id="1758" w:author="Sergii" w:date="2026-10-21T11:28:43Z">
        <w:r>
          <w:rPr>
            <w:rFonts w:hint="default"/>
            <w:lang w:val="en-US"/>
          </w:rPr>
          <w:t>e</w:t>
        </w:r>
      </w:ins>
      <w:ins w:id="1759" w:author="Sergii" w:date="2026-10-21T11:28:44Z">
        <w:r>
          <w:rPr>
            <w:rFonts w:hint="default"/>
            <w:lang w:val="en-US"/>
          </w:rPr>
          <w:t>c</w:t>
        </w:r>
      </w:ins>
      <w:ins w:id="1760" w:author="Sergii" w:date="2026-10-21T11:28:45Z">
        <w:r>
          <w:rPr>
            <w:rFonts w:hint="default"/>
            <w:lang w:val="en-US"/>
          </w:rPr>
          <w:t>t</w:t>
        </w:r>
      </w:ins>
      <w:ins w:id="1761" w:author="Sergii" w:date="2026-10-21T11:28:46Z">
        <w:r>
          <w:rPr>
            <w:rFonts w:hint="default"/>
            <w:lang w:val="en-US"/>
          </w:rPr>
          <w:t>ive</w:t>
        </w:r>
      </w:ins>
      <w:ins w:id="1762" w:author="Sergii" w:date="2026-10-21T11:28:47Z">
        <w:r>
          <w:rPr>
            <w:rFonts w:hint="default"/>
            <w:lang w:val="en-US"/>
          </w:rPr>
          <w:t>s</w:t>
        </w:r>
      </w:ins>
    </w:p>
    <w:p w14:paraId="075A77DA">
      <w:pPr>
        <w:spacing w:line="360" w:lineRule="auto"/>
        <w:rPr>
          <w:rFonts w:hint="default"/>
          <w:lang w:val="en-US"/>
        </w:rPr>
        <w:pPrChange w:id="1763" w:author="Sergii" w:date="2026-10-21T11:29:31Z">
          <w:pPr/>
        </w:pPrChange>
      </w:pPr>
      <w:ins w:id="1764" w:author="Sergii" w:date="2026-10-21T11:28:50Z">
        <w:r>
          <w:rPr>
            <w:rFonts w:hint="default"/>
            <w:lang w:val="en-US"/>
          </w:rPr>
          <w:t>The</w:t>
        </w:r>
      </w:ins>
      <w:ins w:id="1765" w:author="Sergii" w:date="2026-10-21T11:28:51Z">
        <w:r>
          <w:rPr>
            <w:rFonts w:hint="default"/>
            <w:lang w:val="en-US"/>
          </w:rPr>
          <w:t xml:space="preserve"> </w:t>
        </w:r>
      </w:ins>
      <w:ins w:id="1766" w:author="Sergii" w:date="2026-10-21T11:28:52Z">
        <w:r>
          <w:rPr>
            <w:rFonts w:hint="default"/>
            <w:lang w:val="en-US"/>
          </w:rPr>
          <w:t>mai</w:t>
        </w:r>
      </w:ins>
      <w:ins w:id="1767" w:author="Sergii" w:date="2026-10-21T11:28:53Z">
        <w:r>
          <w:rPr>
            <w:rFonts w:hint="default"/>
            <w:lang w:val="en-US"/>
          </w:rPr>
          <w:t xml:space="preserve">n </w:t>
        </w:r>
      </w:ins>
      <w:ins w:id="1768" w:author="Sergii" w:date="2026-10-21T11:28:54Z">
        <w:r>
          <w:rPr>
            <w:rFonts w:hint="default"/>
            <w:lang w:val="en-US"/>
          </w:rPr>
          <w:t>ai</w:t>
        </w:r>
      </w:ins>
      <w:ins w:id="1769" w:author="Sergii" w:date="2026-10-21T11:28:55Z">
        <w:r>
          <w:rPr>
            <w:rFonts w:hint="default"/>
            <w:lang w:val="en-US"/>
          </w:rPr>
          <w:t>m</w:t>
        </w:r>
      </w:ins>
      <w:ins w:id="1770" w:author="Sergii" w:date="2026-10-21T11:30:00Z">
        <w:r>
          <w:rPr>
            <w:rFonts w:hint="default"/>
            <w:lang w:val="en-US"/>
          </w:rPr>
          <w:t xml:space="preserve"> </w:t>
        </w:r>
      </w:ins>
      <w:ins w:id="1771" w:author="Sergii" w:date="2026-10-21T11:30:03Z">
        <w:r>
          <w:rPr>
            <w:rFonts w:hint="default"/>
            <w:lang w:val="en-US"/>
          </w:rPr>
          <w:t>of this capstone project is to create a predictive machine learning framework that helps CCT College Dublin find students who are at risk of dropping out, so the college can help them before they leave.</w:t>
        </w:r>
      </w:ins>
    </w:p>
    <w:p w14:paraId="68D62BB9">
      <w:pPr>
        <w:rPr>
          <w:rFonts w:hint="default"/>
          <w:lang w:val="en-US"/>
        </w:rPr>
      </w:pPr>
      <w:ins w:id="1772" w:author="Sergii" w:date="2026-10-21T11:39:58Z">
        <w:r>
          <w:rPr>
            <w:rFonts w:hint="default"/>
            <w:lang w:val="en-US"/>
          </w:rPr>
          <w:t>T</w:t>
        </w:r>
      </w:ins>
      <w:ins w:id="1773" w:author="Sergii" w:date="2026-10-21T11:39:59Z">
        <w:r>
          <w:rPr>
            <w:rFonts w:hint="default"/>
            <w:lang w:val="en-US"/>
          </w:rPr>
          <w:t xml:space="preserve">o </w:t>
        </w:r>
      </w:ins>
      <w:ins w:id="1774" w:author="Sergii" w:date="2026-10-21T11:40:00Z">
        <w:r>
          <w:rPr>
            <w:rFonts w:hint="default"/>
            <w:lang w:val="en-US"/>
          </w:rPr>
          <w:t>a</w:t>
        </w:r>
      </w:ins>
      <w:ins w:id="1775" w:author="Sergii" w:date="2026-10-21T11:40:01Z">
        <w:r>
          <w:rPr>
            <w:rFonts w:hint="default"/>
            <w:lang w:val="en-US"/>
          </w:rPr>
          <w:t>chi</w:t>
        </w:r>
      </w:ins>
      <w:ins w:id="1776" w:author="Sergii" w:date="2026-10-21T11:40:10Z">
        <w:r>
          <w:rPr>
            <w:rFonts w:hint="default"/>
            <w:lang w:val="en-US"/>
          </w:rPr>
          <w:t>e</w:t>
        </w:r>
      </w:ins>
      <w:ins w:id="1777" w:author="Sergii" w:date="2026-10-21T11:40:02Z">
        <w:r>
          <w:rPr>
            <w:rFonts w:hint="default"/>
            <w:lang w:val="en-US"/>
          </w:rPr>
          <w:t>ve</w:t>
        </w:r>
      </w:ins>
      <w:ins w:id="1778" w:author="Sergii" w:date="2026-10-21T11:40:03Z">
        <w:r>
          <w:rPr>
            <w:rFonts w:hint="default"/>
            <w:lang w:val="en-US"/>
          </w:rPr>
          <w:t xml:space="preserve"> </w:t>
        </w:r>
      </w:ins>
      <w:ins w:id="1779" w:author="Sergii" w:date="2026-10-21T11:40:12Z">
        <w:r>
          <w:rPr>
            <w:rFonts w:hint="default"/>
            <w:lang w:val="en-US"/>
          </w:rPr>
          <w:t>ou</w:t>
        </w:r>
      </w:ins>
      <w:ins w:id="1780" w:author="Sergii" w:date="2026-10-21T11:40:13Z">
        <w:r>
          <w:rPr>
            <w:rFonts w:hint="default"/>
            <w:lang w:val="en-US"/>
          </w:rPr>
          <w:t xml:space="preserve">r </w:t>
        </w:r>
      </w:ins>
      <w:ins w:id="1781" w:author="Sergii" w:date="2026-10-21T11:40:15Z">
        <w:r>
          <w:rPr>
            <w:rFonts w:hint="default"/>
            <w:lang w:val="en-US"/>
          </w:rPr>
          <w:t>mai</w:t>
        </w:r>
      </w:ins>
      <w:ins w:id="1782" w:author="Sergii" w:date="2026-10-21T11:40:16Z">
        <w:r>
          <w:rPr>
            <w:rFonts w:hint="default"/>
            <w:lang w:val="en-US"/>
          </w:rPr>
          <w:t>n</w:t>
        </w:r>
      </w:ins>
      <w:ins w:id="1783" w:author="Sergii" w:date="2026-10-21T11:40:17Z">
        <w:r>
          <w:rPr>
            <w:rFonts w:hint="default"/>
            <w:lang w:val="en-US"/>
          </w:rPr>
          <w:t xml:space="preserve"> </w:t>
        </w:r>
      </w:ins>
      <w:ins w:id="1784" w:author="Sergii" w:date="2026-10-21T11:40:18Z">
        <w:r>
          <w:rPr>
            <w:rFonts w:hint="default"/>
            <w:lang w:val="en-US"/>
          </w:rPr>
          <w:t>aim</w:t>
        </w:r>
      </w:ins>
      <w:ins w:id="1785" w:author="Sergii" w:date="2026-10-21T11:40:19Z">
        <w:r>
          <w:rPr>
            <w:rFonts w:hint="default"/>
            <w:lang w:val="en-US"/>
          </w:rPr>
          <w:t xml:space="preserve">, </w:t>
        </w:r>
      </w:ins>
      <w:ins w:id="1786" w:author="Sergii" w:date="2026-10-21T11:40:20Z">
        <w:r>
          <w:rPr>
            <w:rFonts w:hint="default"/>
            <w:lang w:val="en-US"/>
          </w:rPr>
          <w:t>the</w:t>
        </w:r>
      </w:ins>
      <w:ins w:id="1787" w:author="Sergii" w:date="2026-10-21T11:40:21Z">
        <w:r>
          <w:rPr>
            <w:rFonts w:hint="default"/>
            <w:lang w:val="en-US"/>
          </w:rPr>
          <w:t xml:space="preserve"> </w:t>
        </w:r>
      </w:ins>
      <w:ins w:id="1788" w:author="Sergii" w:date="2026-10-21T11:40:22Z">
        <w:r>
          <w:rPr>
            <w:rFonts w:hint="default"/>
            <w:lang w:val="en-US"/>
          </w:rPr>
          <w:t>p</w:t>
        </w:r>
      </w:ins>
      <w:ins w:id="1789" w:author="Sergii" w:date="2026-10-21T11:40:23Z">
        <w:r>
          <w:rPr>
            <w:rFonts w:hint="default"/>
            <w:lang w:val="en-US"/>
          </w:rPr>
          <w:t>ro</w:t>
        </w:r>
      </w:ins>
      <w:ins w:id="1790" w:author="Sergii" w:date="2026-10-21T11:40:24Z">
        <w:r>
          <w:rPr>
            <w:rFonts w:hint="default"/>
            <w:lang w:val="en-US"/>
          </w:rPr>
          <w:t>je</w:t>
        </w:r>
      </w:ins>
      <w:ins w:id="1791" w:author="Sergii" w:date="2026-10-21T11:40:25Z">
        <w:r>
          <w:rPr>
            <w:rFonts w:hint="default"/>
            <w:lang w:val="en-US"/>
          </w:rPr>
          <w:t>ct</w:t>
        </w:r>
      </w:ins>
      <w:ins w:id="1792" w:author="Sergii" w:date="2026-10-21T11:40:26Z">
        <w:r>
          <w:rPr>
            <w:rFonts w:hint="default"/>
            <w:lang w:val="en-US"/>
          </w:rPr>
          <w:t xml:space="preserve"> w</w:t>
        </w:r>
      </w:ins>
      <w:ins w:id="1793" w:author="Sergii" w:date="2026-10-21T11:40:27Z">
        <w:r>
          <w:rPr>
            <w:rFonts w:hint="default"/>
            <w:lang w:val="en-US"/>
          </w:rPr>
          <w:t xml:space="preserve">ill </w:t>
        </w:r>
      </w:ins>
      <w:ins w:id="1794" w:author="Sergii" w:date="2026-10-21T11:40:28Z">
        <w:r>
          <w:rPr>
            <w:rFonts w:hint="default"/>
            <w:lang w:val="en-US"/>
          </w:rPr>
          <w:t>fo</w:t>
        </w:r>
      </w:ins>
      <w:ins w:id="1795" w:author="Sergii" w:date="2026-10-21T11:40:29Z">
        <w:r>
          <w:rPr>
            <w:rFonts w:hint="default"/>
            <w:lang w:val="en-US"/>
          </w:rPr>
          <w:t>cu</w:t>
        </w:r>
      </w:ins>
      <w:ins w:id="1796" w:author="Sergii" w:date="2026-10-21T11:40:30Z">
        <w:r>
          <w:rPr>
            <w:rFonts w:hint="default"/>
            <w:lang w:val="en-US"/>
          </w:rPr>
          <w:t>s o</w:t>
        </w:r>
      </w:ins>
      <w:ins w:id="1797" w:author="Sergii" w:date="2026-10-21T11:40:31Z">
        <w:r>
          <w:rPr>
            <w:rFonts w:hint="default"/>
            <w:lang w:val="en-US"/>
          </w:rPr>
          <w:t xml:space="preserve">n </w:t>
        </w:r>
      </w:ins>
      <w:ins w:id="1798" w:author="Sergii" w:date="2026-10-21T11:40:32Z">
        <w:r>
          <w:rPr>
            <w:rFonts w:hint="default"/>
            <w:lang w:val="en-US"/>
          </w:rPr>
          <w:t>the</w:t>
        </w:r>
      </w:ins>
      <w:ins w:id="1799" w:author="Sergii" w:date="2026-10-21T11:40:33Z">
        <w:r>
          <w:rPr>
            <w:rFonts w:hint="default"/>
            <w:lang w:val="en-US"/>
          </w:rPr>
          <w:t xml:space="preserve"> f</w:t>
        </w:r>
      </w:ins>
      <w:ins w:id="1800" w:author="Sergii" w:date="2026-10-21T11:40:34Z">
        <w:r>
          <w:rPr>
            <w:rFonts w:hint="default"/>
            <w:lang w:val="en-US"/>
          </w:rPr>
          <w:t>o</w:t>
        </w:r>
      </w:ins>
      <w:ins w:id="1801" w:author="Sergii" w:date="2026-10-21T11:40:35Z">
        <w:r>
          <w:rPr>
            <w:rFonts w:hint="default"/>
            <w:lang w:val="en-US"/>
          </w:rPr>
          <w:t>llo</w:t>
        </w:r>
      </w:ins>
      <w:ins w:id="1802" w:author="Sergii" w:date="2026-10-21T11:40:36Z">
        <w:r>
          <w:rPr>
            <w:rFonts w:hint="default"/>
            <w:lang w:val="en-US"/>
          </w:rPr>
          <w:t>wi</w:t>
        </w:r>
      </w:ins>
      <w:ins w:id="1803" w:author="Sergii" w:date="2026-10-21T11:40:37Z">
        <w:r>
          <w:rPr>
            <w:rFonts w:hint="default"/>
            <w:lang w:val="en-US"/>
          </w:rPr>
          <w:t>n</w:t>
        </w:r>
      </w:ins>
      <w:ins w:id="1804" w:author="Sergii" w:date="2026-10-21T11:40:38Z">
        <w:r>
          <w:rPr>
            <w:rFonts w:hint="default"/>
            <w:lang w:val="en-US"/>
          </w:rPr>
          <w:t>g s</w:t>
        </w:r>
      </w:ins>
      <w:ins w:id="1805" w:author="Sergii" w:date="2026-10-21T11:40:39Z">
        <w:r>
          <w:rPr>
            <w:rFonts w:hint="default"/>
            <w:lang w:val="en-US"/>
          </w:rPr>
          <w:t>pec</w:t>
        </w:r>
      </w:ins>
      <w:ins w:id="1806" w:author="Sergii" w:date="2026-10-21T11:40:40Z">
        <w:r>
          <w:rPr>
            <w:rFonts w:hint="default"/>
            <w:lang w:val="en-US"/>
          </w:rPr>
          <w:t>i</w:t>
        </w:r>
      </w:ins>
      <w:ins w:id="1807" w:author="Sergii" w:date="2026-10-21T11:40:41Z">
        <w:r>
          <w:rPr>
            <w:rFonts w:hint="default"/>
            <w:lang w:val="en-US"/>
          </w:rPr>
          <w:t xml:space="preserve">fic </w:t>
        </w:r>
      </w:ins>
      <w:ins w:id="1808" w:author="Sergii" w:date="2026-10-21T11:40:42Z">
        <w:r>
          <w:rPr>
            <w:rFonts w:hint="default"/>
            <w:lang w:val="en-US"/>
          </w:rPr>
          <w:t>o</w:t>
        </w:r>
      </w:ins>
      <w:ins w:id="1809" w:author="Sergii" w:date="2026-10-21T11:40:43Z">
        <w:r>
          <w:rPr>
            <w:rFonts w:hint="default"/>
            <w:lang w:val="en-US"/>
          </w:rPr>
          <w:t>b</w:t>
        </w:r>
      </w:ins>
      <w:ins w:id="1810" w:author="Sergii" w:date="2026-10-21T11:40:44Z">
        <w:r>
          <w:rPr>
            <w:rFonts w:hint="default"/>
            <w:lang w:val="en-US"/>
          </w:rPr>
          <w:t>j</w:t>
        </w:r>
      </w:ins>
      <w:ins w:id="1811" w:author="Sergii" w:date="2026-10-21T11:40:45Z">
        <w:r>
          <w:rPr>
            <w:rFonts w:hint="default"/>
            <w:lang w:val="en-US"/>
          </w:rPr>
          <w:t>e</w:t>
        </w:r>
      </w:ins>
      <w:ins w:id="1812" w:author="Sergii" w:date="2026-10-21T11:40:46Z">
        <w:r>
          <w:rPr>
            <w:rFonts w:hint="default"/>
            <w:lang w:val="en-US"/>
          </w:rPr>
          <w:t>c</w:t>
        </w:r>
      </w:ins>
      <w:ins w:id="1813" w:author="Sergii" w:date="2026-10-21T11:40:47Z">
        <w:r>
          <w:rPr>
            <w:rFonts w:hint="default"/>
            <w:lang w:val="en-US"/>
          </w:rPr>
          <w:t>tive</w:t>
        </w:r>
      </w:ins>
      <w:ins w:id="1814" w:author="Sergii" w:date="2026-10-21T11:40:53Z">
        <w:r>
          <w:rPr>
            <w:rFonts w:hint="default"/>
            <w:lang w:val="en-US"/>
          </w:rPr>
          <w:t>s</w:t>
        </w:r>
      </w:ins>
      <w:ins w:id="1815" w:author="Sergii" w:date="2026-10-21T11:40:55Z">
        <w:r>
          <w:rPr>
            <w:rFonts w:hint="default"/>
            <w:lang w:val="en-US"/>
          </w:rPr>
          <w:t>:</w:t>
        </w:r>
      </w:ins>
      <w:bookmarkStart w:id="6" w:name="_GoBack"/>
      <w:bookmarkEnd w:id="6"/>
    </w:p>
    <w:p w14:paraId="7B5846F3"/>
    <w:p w14:paraId="04A6C3F4"/>
    <w:p w14:paraId="0CB81BDE"/>
    <w:p w14:paraId="0E11DE48"/>
    <w:p w14:paraId="5E892055"/>
    <w:p w14:paraId="4DAA5537"/>
    <w:p w14:paraId="1A93EDE2"/>
    <w:p w14:paraId="3819B4D8"/>
    <w:p w14:paraId="4D3B8FB8">
      <w:pPr>
        <w:pStyle w:val="2"/>
        <w:rPr>
          <w:del w:id="1816" w:author="Sergii" w:date="2026-10-14T11:36:17Z"/>
        </w:rPr>
      </w:pPr>
      <w:del w:id="1817" w:author="Sergii" w:date="2026-10-14T11:36:17Z">
        <w:bookmarkStart w:id="4" w:name="_heading=h.2et92p0" w:colFirst="0" w:colLast="0"/>
        <w:bookmarkEnd w:id="4"/>
        <w:r>
          <w:rPr/>
          <w:delText>References</w:delText>
        </w:r>
      </w:del>
    </w:p>
    <w:p w14:paraId="01056A1A">
      <w:pPr>
        <w:rPr>
          <w:del w:id="1818" w:author="Sergii" w:date="2026-10-14T11:36:17Z"/>
        </w:rPr>
      </w:pPr>
    </w:p>
    <w:p w14:paraId="47C41C45">
      <w:pPr>
        <w:rPr>
          <w:del w:id="1819" w:author="Sergii" w:date="2026-10-14T11:36:17Z"/>
          <w:color w:val="FF0000"/>
        </w:rPr>
      </w:pPr>
      <w:del w:id="1820" w:author="Sergii" w:date="2026-10-14T11:36:17Z">
        <w:r>
          <w:rPr>
            <w:color w:val="FF0000"/>
          </w:rPr>
          <w:delText>Please list all the references you have used in your assignment alphabetically and in the Harvard style. You can find information on how to correctly reference in Harvard at this link: https://library.cct.ie/referencing/harvard</w:delText>
        </w:r>
      </w:del>
    </w:p>
    <w:p w14:paraId="497D5F14"/>
    <w:p w14:paraId="69B569AA"/>
    <w:p w14:paraId="6FA39212"/>
    <w:p w14:paraId="7127AB48"/>
    <w:p w14:paraId="19E2D4FB"/>
    <w:p w14:paraId="2E116359"/>
    <w:p w14:paraId="6C1D0FB7"/>
    <w:p w14:paraId="31F0DD23"/>
    <w:p w14:paraId="006052B9"/>
    <w:p w14:paraId="0A522FDE"/>
    <w:p w14:paraId="0E031505"/>
    <w:p w14:paraId="274A199B"/>
    <w:p w14:paraId="60C50DC2"/>
    <w:p w14:paraId="02ADC7C0"/>
    <w:p w14:paraId="5FD4BAB5"/>
    <w:p w14:paraId="7F0BA72A"/>
    <w:p w14:paraId="7D18FF4C"/>
    <w:p w14:paraId="43070F5B">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p>
    <w:p w14:paraId="00E4DC92"/>
    <w:p w14:paraId="66EE7D97"/>
    <w:p w14:paraId="6654FEAB"/>
    <w:p w14:paraId="65BAD23E"/>
    <w:p w14:paraId="4B20727C"/>
    <w:p w14:paraId="36D4D058"/>
    <w:p w14:paraId="1D499CE2"/>
    <w:p w14:paraId="2C144692"/>
    <w:p w14:paraId="20E418EC"/>
    <w:p w14:paraId="699CCCF4"/>
    <w:p w14:paraId="3F6FA7D3">
      <w:pPr>
        <w:pStyle w:val="2"/>
        <w:rPr>
          <w:del w:id="1821" w:author="Sergii" w:date="2026-10-14T11:36:21Z"/>
        </w:rPr>
      </w:pPr>
      <w:del w:id="1822" w:author="Sergii" w:date="2026-10-14T11:36:21Z">
        <w:bookmarkStart w:id="5" w:name="_heading=h.kfkjs3rwl2c1" w:colFirst="0" w:colLast="0"/>
        <w:bookmarkEnd w:id="5"/>
        <w:r>
          <w:rPr/>
          <w:delText>Appendix</w:delText>
        </w:r>
      </w:del>
    </w:p>
    <w:p w14:paraId="398614CE">
      <w:pPr>
        <w:rPr>
          <w:del w:id="1823" w:author="Sergii" w:date="2026-10-14T11:36:21Z"/>
        </w:rPr>
      </w:pPr>
    </w:p>
    <w:p w14:paraId="67D903CB">
      <w:pPr>
        <w:rPr>
          <w:del w:id="1824" w:author="Sergii" w:date="2026-10-14T11:36:21Z"/>
          <w:color w:val="FF0000"/>
        </w:rPr>
      </w:pPr>
    </w:p>
    <w:p w14:paraId="0B735E3D">
      <w:pPr>
        <w:rPr>
          <w:del w:id="1825" w:author="Sergii" w:date="2026-10-14T11:36:21Z"/>
          <w:color w:val="FF0000"/>
        </w:rPr>
      </w:pPr>
      <w:del w:id="1826" w:author="Sergii" w:date="2026-10-14T11:36:21Z">
        <w:r>
          <w:rPr>
            <w:color w:val="FF0000"/>
          </w:rPr>
          <w:delText xml:space="preserve">If you have used AI tools in your work, you must include screenshots of your requests in the appendix. </w:delText>
        </w:r>
      </w:del>
    </w:p>
    <w:p w14:paraId="63F2F551">
      <w:pPr>
        <w:rPr>
          <w:del w:id="1827" w:author="Sergii" w:date="2026-10-14T11:36:21Z"/>
          <w:color w:val="FF0000"/>
        </w:rPr>
      </w:pPr>
      <w:del w:id="1828" w:author="Sergii" w:date="2026-10-14T11:36:21Z">
        <w:r>
          <w:rPr>
            <w:color w:val="FF0000"/>
          </w:rPr>
          <w:delTex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delText>
        </w:r>
      </w:del>
    </w:p>
    <w:p w14:paraId="7ABA163D">
      <w:pPr>
        <w:rPr>
          <w:del w:id="1829" w:author="Sergii" w:date="2026-10-14T11:36:21Z"/>
          <w:color w:val="FF0000"/>
        </w:rPr>
      </w:pPr>
      <w:del w:id="1830" w:author="Sergii" w:date="2026-10-14T11:36:21Z">
        <w:r>
          <w:rPr>
            <w:color w:val="FF0000"/>
          </w:rPr>
          <w:delText>If you haven't used AI tools and there's no need for supplementary data, you can remove the appendix section entirely.</w:delText>
        </w:r>
      </w:del>
    </w:p>
    <w:p w14:paraId="4FF41EFD">
      <w:pPr>
        <w:rPr>
          <w:color w:val="FF0000"/>
        </w:rPr>
      </w:pPr>
    </w:p>
    <w:p w14:paraId="6355C16D"/>
    <w:sectPr>
      <w:footerReference r:id="rId6" w:type="default"/>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33BE2C7-283E-45FC-8791-EE070C3E5A98}"/>
  </w:font>
  <w:font w:name="Arial">
    <w:panose1 w:val="020B0604020202020204"/>
    <w:charset w:val="00"/>
    <w:family w:val="swiss"/>
    <w:pitch w:val="default"/>
    <w:sig w:usb0="E0002EFF" w:usb1="C000785B" w:usb2="00000009" w:usb3="00000000" w:csb0="400001FF" w:csb1="FFFF0000"/>
    <w:embedRegular r:id="rId2" w:fontKey="{F51BAACF-9742-4CB5-8B3F-05FC13F35A67}"/>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3" w:fontKey="{DD66E32E-F200-4BB8-BE23-FAB928272B5E}"/>
  </w:font>
  <w:font w:name="Wingdings">
    <w:panose1 w:val="05000000000000000000"/>
    <w:charset w:val="02"/>
    <w:family w:val="auto"/>
    <w:pitch w:val="default"/>
    <w:sig w:usb0="00000000" w:usb1="00000000" w:usb2="00000000" w:usb3="00000000" w:csb0="80000000" w:csb1="00000000"/>
    <w:embedRegular r:id="rId4" w:fontKey="{E1314FDB-2059-42E9-BDC6-A97E29B3EAF8}"/>
  </w:font>
  <w:font w:name="Calibri">
    <w:panose1 w:val="020F0502020204030204"/>
    <w:charset w:val="00"/>
    <w:family w:val="swiss"/>
    <w:pitch w:val="default"/>
    <w:sig w:usb0="E4002EFF" w:usb1="C000247B" w:usb2="00000009" w:usb3="00000000" w:csb0="200001FF" w:csb1="00000000"/>
    <w:embedRegular r:id="rId5" w:fontKey="{D84D6599-334A-4AEF-9DF7-591719140306}"/>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 w:name="Aptos Display">
    <w:panose1 w:val="020B0004020202020204"/>
    <w:charset w:val="00"/>
    <w:family w:val="swiss"/>
    <w:pitch w:val="default"/>
    <w:sig w:usb0="20000287" w:usb1="00000003" w:usb2="00000000" w:usb3="00000000" w:csb0="2000019F" w:csb1="00000000"/>
    <w:embedRegular r:id="rId6" w:fontKey="{035CD10E-3DC2-4687-B782-025FDE330B14}"/>
  </w:font>
  <w:font w:name="Quattrocento Sans">
    <w:panose1 w:val="020B0802050000020003"/>
    <w:charset w:val="00"/>
    <w:family w:val="swiss"/>
    <w:pitch w:val="default"/>
    <w:sig w:usb0="800000BF" w:usb1="4000005B" w:usb2="00000000" w:usb3="00000000" w:csb0="00000001" w:csb1="00000000"/>
    <w:embedRegular r:id="rId7" w:fontKey="{CEDA57A9-F0B9-4A50-8B0E-BF86751A3783}"/>
  </w:font>
  <w:font w:name="Aptos">
    <w:panose1 w:val="020B0004020202020204"/>
    <w:charset w:val="00"/>
    <w:family w:val="swiss"/>
    <w:pitch w:val="default"/>
    <w:sig w:usb0="20000287" w:usb1="00000003" w:usb2="00000000" w:usb3="00000000" w:csb0="2000019F" w:csb1="00000000"/>
    <w:embedRegular r:id="rId8" w:fontKey="{1CCDACC5-7FBE-4BA5-AFAA-F98E56E1A728}"/>
  </w:font>
  <w:font w:name="Symbol">
    <w:panose1 w:val="05050102010706020507"/>
    <w:charset w:val="02"/>
    <w:family w:val="roman"/>
    <w:pitch w:val="default"/>
    <w:sig w:usb0="00000000" w:usb1="00000000" w:usb2="00000000" w:usb3="00000000" w:csb0="80000000" w:csb1="00000000"/>
    <w:embedRegular r:id="rId9" w:fontKey="{E5C75005-F812-4875-B5E8-8366478A5D07}"/>
  </w:font>
  <w:font w:name="Play">
    <w:altName w:val="Calibri"/>
    <w:panose1 w:val="00000000000000000000"/>
    <w:charset w:val="00"/>
    <w:family w:val="auto"/>
    <w:pitch w:val="default"/>
    <w:sig w:usb0="00000000" w:usb1="00000000" w:usb2="00000000" w:usb3="00000000" w:csb0="00000000" w:csb1="00000000"/>
    <w:embedRegular r:id="rId10" w:fontKey="{10941CA0-323B-4732-9D0A-90B8E6DAB522}"/>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3696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center"/>
      <w:rPr>
        <w:color w:val="000000"/>
      </w:rPr>
    </w:pPr>
  </w:p>
  <w:p w14:paraId="20C001A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E77A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r>
      <w:tab/>
    </w:r>
    <w:r>
      <w:tab/>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0A7761"/>
    <w:multiLevelType w:val="multilevel"/>
    <w:tmpl w:val="020A77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97C7BB4"/>
    <w:multiLevelType w:val="multilevel"/>
    <w:tmpl w:val="097C7BB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4554198"/>
    <w:multiLevelType w:val="multilevel"/>
    <w:tmpl w:val="1455419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B107B77"/>
    <w:multiLevelType w:val="multilevel"/>
    <w:tmpl w:val="1B107B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75573C9"/>
    <w:multiLevelType w:val="multilevel"/>
    <w:tmpl w:val="675573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A490A53"/>
    <w:multiLevelType w:val="multilevel"/>
    <w:tmpl w:val="7A490A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4"/>
  </w:num>
  <w:num w:numId="4">
    <w:abstractNumId w:val="0"/>
  </w:num>
  <w:num w:numId="5">
    <w:abstractNumId w:val="5"/>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naomie mboma">
    <w15:presenceInfo w15:providerId="Windows Live" w15:userId="a58694736b7c72bf"/>
  </w15:person>
  <w15:person w15:author="Сергей">
    <w15:presenceInfo w15:providerId="None" w15:userId="Сергей"/>
  </w15:person>
  <w15:person w15:author="Sergii">
    <w15:presenceInfo w15:providerId="None" w15:userId="Sergi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84F"/>
    <w:rsid w:val="0024408F"/>
    <w:rsid w:val="00271667"/>
    <w:rsid w:val="003E1F7C"/>
    <w:rsid w:val="004D5558"/>
    <w:rsid w:val="004F5038"/>
    <w:rsid w:val="0051184F"/>
    <w:rsid w:val="00891F35"/>
    <w:rsid w:val="00912193"/>
    <w:rsid w:val="009E1379"/>
    <w:rsid w:val="00A034FB"/>
    <w:rsid w:val="00C0515F"/>
    <w:rsid w:val="00DA61F3"/>
    <w:rsid w:val="00DB4F8F"/>
    <w:rsid w:val="00E50787"/>
    <w:rsid w:val="00E73B14"/>
    <w:rsid w:val="01247867"/>
    <w:rsid w:val="3DD1321C"/>
    <w:rsid w:val="54EF3865"/>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E" w:eastAsia="en-IE" w:bidi="ar-SA"/>
    </w:rPr>
  </w:style>
  <w:style w:type="paragraph" w:styleId="2">
    <w:name w:val="heading 1"/>
    <w:basedOn w:val="3"/>
    <w:next w:val="1"/>
    <w:link w:val="23"/>
    <w:qFormat/>
    <w:uiPriority w:val="9"/>
    <w:pPr>
      <w:keepNext/>
      <w:keepLines/>
      <w:spacing w:before="360"/>
      <w:outlineLvl w:val="0"/>
    </w:pPr>
    <w:rPr>
      <w:rFonts w:ascii="Calibri" w:hAnsi="Calibri"/>
      <w:color w:val="3A3A3A" w:themeColor="background2" w:themeShade="40"/>
      <w:sz w:val="40"/>
      <w:szCs w:val="40"/>
    </w:rPr>
  </w:style>
  <w:style w:type="paragraph" w:styleId="4">
    <w:name w:val="heading 2"/>
    <w:basedOn w:val="3"/>
    <w:next w:val="1"/>
    <w:link w:val="24"/>
    <w:unhideWhenUsed/>
    <w:qFormat/>
    <w:uiPriority w:val="9"/>
    <w:pPr>
      <w:keepNext/>
      <w:keepLines/>
      <w:spacing w:before="160"/>
      <w:outlineLvl w:val="1"/>
    </w:pPr>
    <w:rPr>
      <w:rFonts w:ascii="Calibri" w:hAnsi="Calibri"/>
      <w:color w:val="3A3A3A" w:themeColor="background2" w:themeShade="40"/>
      <w:sz w:val="32"/>
      <w:szCs w:val="32"/>
    </w:rPr>
  </w:style>
  <w:style w:type="paragraph" w:styleId="5">
    <w:name w:val="heading 3"/>
    <w:basedOn w:val="3"/>
    <w:next w:val="1"/>
    <w:link w:val="25"/>
    <w:unhideWhenUsed/>
    <w:qFormat/>
    <w:uiPriority w:val="9"/>
    <w:pPr>
      <w:keepNext/>
      <w:keepLines/>
      <w:spacing w:before="160"/>
      <w:outlineLvl w:val="2"/>
    </w:pPr>
    <w:rPr>
      <w:rFonts w:ascii="Calibri" w:hAnsi="Calibri"/>
      <w:color w:val="3A3A3A" w:themeColor="background2" w:themeShade="40"/>
      <w:sz w:val="28"/>
      <w:szCs w:val="28"/>
    </w:rPr>
  </w:style>
  <w:style w:type="paragraph" w:styleId="6">
    <w:name w:val="heading 4"/>
    <w:basedOn w:val="1"/>
    <w:next w:val="1"/>
    <w:link w:val="2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1"/>
    <w:link w:val="2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4">
    <w:name w:val="footer"/>
    <w:basedOn w:val="1"/>
    <w:link w:val="42"/>
    <w:unhideWhenUsed/>
    <w:qFormat/>
    <w:uiPriority w:val="99"/>
    <w:pPr>
      <w:tabs>
        <w:tab w:val="center" w:pos="4513"/>
        <w:tab w:val="right" w:pos="9026"/>
      </w:tabs>
      <w:spacing w:after="0" w:line="240" w:lineRule="auto"/>
    </w:pPr>
  </w:style>
  <w:style w:type="paragraph" w:styleId="15">
    <w:name w:val="header"/>
    <w:basedOn w:val="1"/>
    <w:link w:val="41"/>
    <w:unhideWhenUsed/>
    <w:qFormat/>
    <w:uiPriority w:val="99"/>
    <w:pPr>
      <w:tabs>
        <w:tab w:val="center" w:pos="4513"/>
        <w:tab w:val="right" w:pos="9026"/>
      </w:tabs>
      <w:spacing w:after="0" w:line="240" w:lineRule="auto"/>
    </w:pPr>
  </w:style>
  <w:style w:type="character" w:styleId="16">
    <w:name w:val="Hyperlink"/>
    <w:basedOn w:val="12"/>
    <w:unhideWhenUsed/>
    <w:qFormat/>
    <w:uiPriority w:val="99"/>
    <w:rPr>
      <w:color w:val="467886" w:themeColor="hyperlink"/>
      <w:u w:val="single"/>
      <w14:textFill>
        <w14:solidFill>
          <w14:schemeClr w14:val="hlink"/>
        </w14:solidFill>
      </w14:textFill>
    </w:rPr>
  </w:style>
  <w:style w:type="paragraph" w:styleId="1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8">
    <w:name w:val="Subtitle"/>
    <w:basedOn w:val="1"/>
    <w:next w:val="1"/>
    <w:link w:val="33"/>
    <w:qFormat/>
    <w:uiPriority w:val="11"/>
    <w:rPr>
      <w:color w:val="595959"/>
      <w:sz w:val="28"/>
      <w:szCs w:val="28"/>
    </w:rPr>
  </w:style>
  <w:style w:type="table" w:styleId="19">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oc 1"/>
    <w:basedOn w:val="1"/>
    <w:next w:val="1"/>
    <w:autoRedefine/>
    <w:unhideWhenUsed/>
    <w:qFormat/>
    <w:uiPriority w:val="39"/>
    <w:pPr>
      <w:spacing w:after="100"/>
    </w:pPr>
  </w:style>
  <w:style w:type="paragraph" w:styleId="21">
    <w:name w:val="toc 2"/>
    <w:basedOn w:val="1"/>
    <w:next w:val="1"/>
    <w:autoRedefine/>
    <w:unhideWhenUsed/>
    <w:qFormat/>
    <w:uiPriority w:val="39"/>
    <w:pPr>
      <w:spacing w:after="100"/>
      <w:ind w:left="220"/>
    </w:pPr>
  </w:style>
  <w:style w:type="paragraph" w:styleId="22">
    <w:name w:val="toc 3"/>
    <w:basedOn w:val="1"/>
    <w:next w:val="1"/>
    <w:autoRedefine/>
    <w:unhideWhenUsed/>
    <w:qFormat/>
    <w:uiPriority w:val="39"/>
    <w:pPr>
      <w:spacing w:after="100"/>
      <w:ind w:left="440"/>
    </w:pPr>
  </w:style>
  <w:style w:type="character" w:customStyle="1" w:styleId="23">
    <w:name w:val="Heading 1 Char"/>
    <w:basedOn w:val="12"/>
    <w:link w:val="2"/>
    <w:qFormat/>
    <w:uiPriority w:val="9"/>
    <w:rPr>
      <w:rFonts w:ascii="Calibri" w:hAnsi="Calibri" w:eastAsiaTheme="majorEastAsia" w:cstheme="majorBidi"/>
      <w:color w:val="3A3A3A" w:themeColor="background2" w:themeShade="40"/>
      <w:spacing w:val="-10"/>
      <w:kern w:val="28"/>
      <w:sz w:val="40"/>
      <w:szCs w:val="40"/>
    </w:rPr>
  </w:style>
  <w:style w:type="character" w:customStyle="1" w:styleId="24">
    <w:name w:val="Heading 2 Char"/>
    <w:basedOn w:val="12"/>
    <w:link w:val="4"/>
    <w:qFormat/>
    <w:uiPriority w:val="9"/>
    <w:rPr>
      <w:rFonts w:ascii="Calibri" w:hAnsi="Calibri" w:eastAsiaTheme="majorEastAsia" w:cstheme="majorBidi"/>
      <w:color w:val="3A3A3A" w:themeColor="background2" w:themeShade="40"/>
      <w:spacing w:val="-10"/>
      <w:kern w:val="28"/>
      <w:sz w:val="32"/>
      <w:szCs w:val="32"/>
    </w:rPr>
  </w:style>
  <w:style w:type="character" w:customStyle="1" w:styleId="25">
    <w:name w:val="Heading 3 Char"/>
    <w:basedOn w:val="12"/>
    <w:link w:val="5"/>
    <w:qFormat/>
    <w:uiPriority w:val="9"/>
    <w:rPr>
      <w:rFonts w:ascii="Calibri" w:hAnsi="Calibri" w:eastAsiaTheme="majorEastAsia" w:cstheme="majorBidi"/>
      <w:color w:val="3A3A3A" w:themeColor="background2" w:themeShade="40"/>
      <w:spacing w:val="-10"/>
      <w:kern w:val="28"/>
      <w:sz w:val="28"/>
      <w:szCs w:val="28"/>
    </w:rPr>
  </w:style>
  <w:style w:type="character" w:customStyle="1" w:styleId="26">
    <w:name w:val="Heading 4 Char"/>
    <w:basedOn w:val="12"/>
    <w:link w:val="6"/>
    <w:semiHidden/>
    <w:qFormat/>
    <w:uiPriority w:val="9"/>
    <w:rPr>
      <w:rFonts w:eastAsiaTheme="majorEastAsia" w:cstheme="majorBidi"/>
      <w:i/>
      <w:iCs/>
      <w:color w:val="104862" w:themeColor="accent1" w:themeShade="BF"/>
    </w:rPr>
  </w:style>
  <w:style w:type="character" w:customStyle="1" w:styleId="27">
    <w:name w:val="Heading 5 Char"/>
    <w:basedOn w:val="12"/>
    <w:link w:val="7"/>
    <w:semiHidden/>
    <w:qFormat/>
    <w:uiPriority w:val="9"/>
    <w:rPr>
      <w:rFonts w:eastAsiaTheme="majorEastAsia" w:cstheme="majorBidi"/>
      <w:color w:val="104862" w:themeColor="accent1" w:themeShade="BF"/>
    </w:rPr>
  </w:style>
  <w:style w:type="character" w:customStyle="1" w:styleId="28">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2"/>
    <w:link w:val="3"/>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2"/>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2"/>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2"/>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Quote Char"/>
    <w:basedOn w:val="12"/>
    <w:link w:val="38"/>
    <w:qFormat/>
    <w:uiPriority w:val="30"/>
    <w:rPr>
      <w:i/>
      <w:iCs/>
      <w:color w:val="104862" w:themeColor="accent1" w:themeShade="BF"/>
    </w:rPr>
  </w:style>
  <w:style w:type="character" w:customStyle="1" w:styleId="40">
    <w:name w:val="Intense Reference"/>
    <w:basedOn w:val="12"/>
    <w:qFormat/>
    <w:uiPriority w:val="32"/>
    <w:rPr>
      <w:b/>
      <w:bCs/>
      <w:smallCaps/>
      <w:color w:val="104862" w:themeColor="accent1" w:themeShade="BF"/>
      <w:spacing w:val="5"/>
    </w:rPr>
  </w:style>
  <w:style w:type="character" w:customStyle="1" w:styleId="41">
    <w:name w:val="Header Char"/>
    <w:basedOn w:val="12"/>
    <w:link w:val="15"/>
    <w:qFormat/>
    <w:uiPriority w:val="99"/>
  </w:style>
  <w:style w:type="character" w:customStyle="1" w:styleId="42">
    <w:name w:val="Footer Char"/>
    <w:basedOn w:val="12"/>
    <w:link w:val="14"/>
    <w:qFormat/>
    <w:uiPriority w:val="99"/>
  </w:style>
  <w:style w:type="character" w:customStyle="1" w:styleId="43">
    <w:name w:val="Subtle Reference"/>
    <w:basedOn w:val="1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44">
    <w:name w:val="TOC Heading"/>
    <w:basedOn w:val="2"/>
    <w:next w:val="1"/>
    <w:unhideWhenUsed/>
    <w:qFormat/>
    <w:uiPriority w:val="39"/>
    <w:pPr>
      <w:spacing w:before="240" w:after="0"/>
      <w:outlineLvl w:val="9"/>
    </w:pPr>
    <w:rPr>
      <w:rFonts w:asciiTheme="majorHAnsi" w:hAnsiTheme="majorHAnsi"/>
      <w:color w:val="104862" w:themeColor="accent1" w:themeShade="BF"/>
      <w:kern w:val="0"/>
      <w:sz w:val="32"/>
      <w:szCs w:val="32"/>
      <w:lang w:val="en-US"/>
    </w:rPr>
  </w:style>
  <w:style w:type="paragraph" w:styleId="45">
    <w:name w:val="No Spacing"/>
    <w:link w:val="46"/>
    <w:qFormat/>
    <w:uiPriority w:val="1"/>
    <w:pPr>
      <w:spacing w:after="0" w:line="240" w:lineRule="auto"/>
    </w:pPr>
    <w:rPr>
      <w:rFonts w:ascii="Calibri" w:hAnsi="Calibri" w:eastAsia="Calibri" w:cs="Calibri"/>
      <w:sz w:val="22"/>
      <w:szCs w:val="22"/>
      <w:lang w:val="en-IE" w:eastAsia="en-IE" w:bidi="ar-SA"/>
    </w:rPr>
  </w:style>
  <w:style w:type="character" w:customStyle="1" w:styleId="46">
    <w:name w:val="No Spacing Char"/>
    <w:basedOn w:val="12"/>
    <w:link w:val="45"/>
    <w:qFormat/>
    <w:uiPriority w:val="1"/>
    <w:rPr>
      <w:rFonts w:ascii="Calibri" w:hAnsi="Calibri"/>
    </w:rPr>
  </w:style>
  <w:style w:type="table" w:customStyle="1" w:styleId="47">
    <w:name w:val="_Style 46"/>
    <w:basedOn w:val="13"/>
    <w:qFormat/>
    <w:uiPriority w:val="0"/>
    <w:pPr>
      <w:spacing w:after="0" w:line="240" w:lineRule="auto"/>
    </w:pPr>
  </w:style>
  <w:style w:type="paragraph" w:customStyle="1" w:styleId="48">
    <w:name w:val="Revision"/>
    <w:hidden/>
    <w:semiHidden/>
    <w:qFormat/>
    <w:uiPriority w:val="99"/>
    <w:pPr>
      <w:spacing w:after="0" w:line="240" w:lineRule="auto"/>
    </w:pPr>
    <w:rPr>
      <w:rFonts w:ascii="Calibri" w:hAnsi="Calibri" w:eastAsia="Calibri" w:cs="Calibri"/>
      <w:sz w:val="22"/>
      <w:szCs w:val="22"/>
      <w:lang w:val="en-IE" w:eastAsia="en-IE"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customXml" Target="../customXml/item6.xml"/><Relationship Id="rId16" Type="http://schemas.openxmlformats.org/officeDocument/2006/relationships/customXml" Target="../customXml/item5.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6.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D39011-2B34-4226-8638-59B13D86301D}">
  <ds:schemaRefs/>
</ds:datastoreItem>
</file>

<file path=customXml/itemProps3.xml><?xml version="1.0" encoding="utf-8"?>
<ds:datastoreItem xmlns:ds="http://schemas.openxmlformats.org/officeDocument/2006/customXml" ds:itemID="{A5C61161-19E4-4D42-A5DA-EC591AFE0A7D}">
  <ds:schemaRefs/>
</ds:datastoreItem>
</file>

<file path=customXml/itemProps4.xml><?xml version="1.0" encoding="utf-8"?>
<ds:datastoreItem xmlns:ds="http://schemas.openxmlformats.org/officeDocument/2006/customXml" ds:itemID="{AD64260C-1345-4C21-A804-B9FBE7B91489}">
  <ds:schemaRefs/>
</ds:datastoreItem>
</file>

<file path=customXml/itemProps5.xml><?xml version="1.0" encoding="utf-8"?>
<ds:datastoreItem xmlns:ds="http://schemas.openxmlformats.org/officeDocument/2006/customXml" ds:itemID="{D51EB97A-8C7A-4EE1-A3AD-E57FDBFA6BEE}">
  <ds:schemaRefs/>
</ds:datastoreItem>
</file>

<file path=customXml/itemProps6.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1227</Words>
  <Characters>6602</Characters>
  <Lines>48</Lines>
  <Paragraphs>13</Paragraphs>
  <TotalTime>49</TotalTime>
  <ScaleCrop>false</ScaleCrop>
  <LinksUpToDate>false</LinksUpToDate>
  <CharactersWithSpaces>7745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2026-04-19T21:12:00Z</dcterms:created>
  <dc:creator>Debora Zorzi</dc:creator>
  <cp:lastModifiedBy>Sergii</cp:lastModifiedBy>
  <dcterms:modified xsi:type="dcterms:W3CDTF">2026-10-21T10:42:37Z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y fmtid="{D5CDD505-2E9C-101B-9397-08002B2CF9AE}" pid="4" name="KSOTemplateDocerSaveRecord">
    <vt:lpwstr>eyJoZGlkIjoiNjVkMzRiZjMxOGM2YjhkM2NhNDI5ZDNiMGNlMjJlMGYiLCJ1c2VySWQiOiI5NjM4NTIxMjA3MzgxIn0=</vt:lpwstr>
  </property>
  <property fmtid="{D5CDD505-2E9C-101B-9397-08002B2CF9AE}" pid="5" name="KSOProductBuildVer">
    <vt:lpwstr>1033-12.1.0.29162</vt:lpwstr>
  </property>
  <property fmtid="{D5CDD505-2E9C-101B-9397-08002B2CF9AE}" pid="6" name="ICV">
    <vt:lpwstr>47B2E2DFB2D1464692DB7B22A51E6432_12</vt:lpwstr>
  </property>
</Properties>
</file>